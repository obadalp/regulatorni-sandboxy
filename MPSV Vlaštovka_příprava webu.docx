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highlight w:val="white"/>
        </w:rPr>
      </w:pPr>
      <w:bookmarkStart w:colFirst="0" w:colLast="0" w:name="_w1ez25nvfu5i" w:id="0"/>
      <w:bookmarkEnd w:id="0"/>
      <w:commentRangeStart w:id="0"/>
      <w:r w:rsidDel="00000000" w:rsidR="00000000" w:rsidRPr="00000000">
        <w:rPr>
          <w:sz w:val="46"/>
          <w:szCs w:val="46"/>
          <w:highlight w:val="white"/>
          <w:rtl w:val="0"/>
        </w:rPr>
        <w:t xml:space="preserve">Texty pro webové stránky — Regulatorní sandboxy v ČR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1f1f1f"/>
          <w:sz w:val="26"/>
          <w:szCs w:val="26"/>
        </w:rPr>
      </w:pPr>
      <w:bookmarkStart w:colFirst="0" w:colLast="0" w:name="_5gwwafu268u6" w:id="1"/>
      <w:bookmarkEnd w:id="1"/>
      <w:r w:rsidDel="00000000" w:rsidR="00000000" w:rsidRPr="00000000">
        <w:rPr>
          <w:b w:val="1"/>
          <w:bCs w:val="1"/>
          <w:color w:val="1f1f1f"/>
          <w:sz w:val="26"/>
          <w:szCs w:val="26"/>
          <w:rtl w:val="0"/>
        </w:rPr>
        <w:t xml:space="preserve">Hlavní nadpis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Regulatorní sandboxy = Regulační pískoviště</w:t>
      </w:r>
    </w:p>
    <w:p w:rsidR="00000000" w:rsidDel="00000000" w:rsidP="00000000" w:rsidRDefault="00000000" w:rsidRPr="00000000" w14:paraId="00000004">
      <w:pPr>
        <w:pStyle w:val="Heading3"/>
        <w:keepNext w:val="0"/>
        <w:keepLines w:val="0"/>
        <w:spacing w:before="280" w:lineRule="auto"/>
        <w:rPr>
          <w:b w:val="1"/>
          <w:bCs w:val="1"/>
          <w:color w:val="1f1f1f"/>
          <w:sz w:val="26"/>
          <w:szCs w:val="26"/>
        </w:rPr>
      </w:pPr>
      <w:bookmarkStart w:colFirst="0" w:colLast="0" w:name="_updq78rw2zux" w:id="2"/>
      <w:bookmarkEnd w:id="2"/>
      <w:r w:rsidDel="00000000" w:rsidR="00000000" w:rsidRPr="00000000">
        <w:rPr>
          <w:b w:val="1"/>
          <w:bCs w:val="1"/>
          <w:color w:val="1f1f1f"/>
          <w:sz w:val="26"/>
          <w:szCs w:val="26"/>
          <w:rtl w:val="0"/>
        </w:rPr>
        <w:t xml:space="preserve">Podnadpis</w:t>
      </w:r>
    </w:p>
    <w:p w:rsidR="00000000" w:rsidDel="00000000" w:rsidP="00000000" w:rsidRDefault="00000000" w:rsidRPr="00000000" w14:paraId="00000005">
      <w:pPr>
        <w:spacing w:after="240" w:before="240" w:lineRule="auto"/>
        <w:rPr/>
      </w:pPr>
      <w:r w:rsidDel="00000000" w:rsidR="00000000" w:rsidRPr="00000000">
        <w:rPr>
          <w:rtl w:val="0"/>
        </w:rPr>
        <w:t xml:space="preserve">Prostor pro bezpečné testování inovací pod dohledem státu — ve všech oblastech života společnosti.</w:t>
      </w:r>
    </w:p>
    <w:p w:rsidR="00000000" w:rsidDel="00000000" w:rsidP="00000000" w:rsidRDefault="00000000" w:rsidRPr="00000000" w14:paraId="00000006">
      <w:pPr>
        <w:pStyle w:val="Heading3"/>
        <w:keepNext w:val="0"/>
        <w:keepLines w:val="0"/>
        <w:spacing w:before="280" w:lineRule="auto"/>
        <w:rPr>
          <w:b w:val="1"/>
          <w:bCs w:val="1"/>
          <w:color w:val="1f1f1f"/>
          <w:sz w:val="26"/>
          <w:szCs w:val="26"/>
        </w:rPr>
      </w:pPr>
      <w:bookmarkStart w:colFirst="0" w:colLast="0" w:name="_gn0muroi0une" w:id="3"/>
      <w:bookmarkEnd w:id="3"/>
      <w:r w:rsidDel="00000000" w:rsidR="00000000" w:rsidRPr="00000000">
        <w:rPr>
          <w:b w:val="1"/>
          <w:bCs w:val="1"/>
          <w:color w:val="1f1f1f"/>
          <w:sz w:val="26"/>
          <w:szCs w:val="26"/>
          <w:rtl w:val="0"/>
        </w:rPr>
        <w:t xml:space="preserve">Popisek (krátký)</w:t>
      </w:r>
    </w:p>
    <w:p w:rsidR="00000000" w:rsidDel="00000000" w:rsidP="00000000" w:rsidRDefault="00000000" w:rsidRPr="00000000" w14:paraId="00000007">
      <w:pPr>
        <w:spacing w:after="240" w:before="240" w:lineRule="auto"/>
        <w:rPr/>
      </w:pPr>
      <w:r w:rsidDel="00000000" w:rsidR="00000000" w:rsidRPr="00000000">
        <w:rPr>
          <w:rtl w:val="0"/>
        </w:rPr>
        <w:t xml:space="preserve">Regulační pískoviště umožňují zkoušet nová řešení v reálných podmínkách, i když je stávající legislativa zatím nezná. Čeština v evropských dokumentech používá termín „regulační pískoviště" — je to totéž co „regulatorní sandbox". Na těchto stránkách najdete vše podstatné o tomto nástroji inovací v kontextu České republiky.</w:t>
      </w:r>
    </w:p>
    <w:p w:rsidR="00000000" w:rsidDel="00000000" w:rsidP="00000000" w:rsidRDefault="00000000" w:rsidRPr="00000000" w14:paraId="00000008">
      <w:pPr>
        <w:pStyle w:val="Heading3"/>
        <w:keepNext w:val="0"/>
        <w:keepLines w:val="0"/>
        <w:spacing w:before="280" w:lineRule="auto"/>
        <w:rPr>
          <w:b w:val="1"/>
          <w:bCs w:val="1"/>
          <w:color w:val="1f1f1f"/>
          <w:sz w:val="26"/>
          <w:szCs w:val="26"/>
        </w:rPr>
      </w:pPr>
      <w:bookmarkStart w:colFirst="0" w:colLast="0" w:name="_b5fx09dtfpq4" w:id="4"/>
      <w:bookmarkEnd w:id="4"/>
      <w:r w:rsidDel="00000000" w:rsidR="00000000" w:rsidRPr="00000000">
        <w:rPr>
          <w:b w:val="1"/>
          <w:bCs w:val="1"/>
          <w:color w:val="1f1f1f"/>
          <w:sz w:val="26"/>
          <w:szCs w:val="26"/>
          <w:rtl w:val="0"/>
        </w:rPr>
        <w:t xml:space="preserve">CTA tlačítko</w:t>
      </w:r>
    </w:p>
    <w:p w:rsidR="00000000" w:rsidDel="00000000" w:rsidP="00000000" w:rsidRDefault="00000000" w:rsidRPr="00000000" w14:paraId="00000009">
      <w:pPr>
        <w:spacing w:after="240" w:before="240" w:lineRule="auto"/>
        <w:rPr/>
      </w:pPr>
      <w:r w:rsidDel="00000000" w:rsidR="00000000" w:rsidRPr="00000000">
        <w:rPr>
          <w:rtl w:val="0"/>
        </w:rPr>
        <w:t xml:space="preserve">→ Co je regulační </w:t>
      </w:r>
      <w:commentRangeStart w:id="1"/>
      <w:r w:rsidDel="00000000" w:rsidR="00000000" w:rsidRPr="00000000">
        <w:rPr>
          <w:rtl w:val="0"/>
        </w:rPr>
        <w:t xml:space="preserve">pískoviště</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xlxuzaoq3uw" w:id="5"/>
      <w:bookmarkEnd w:id="5"/>
      <w:r w:rsidDel="00000000" w:rsidR="00000000" w:rsidRPr="00000000">
        <w:rPr>
          <w:b w:val="1"/>
          <w:bCs w:val="1"/>
          <w:sz w:val="34"/>
          <w:szCs w:val="34"/>
          <w:rtl w:val="0"/>
        </w:rPr>
        <w:t xml:space="preserve">1. CO JSOU SANDBOXY — „Slovník pojmů"</w:t>
      </w:r>
    </w:p>
    <w:p w:rsidR="00000000" w:rsidDel="00000000" w:rsidP="00000000" w:rsidRDefault="00000000" w:rsidRPr="00000000" w14:paraId="0000000B">
      <w:pPr>
        <w:pStyle w:val="Heading3"/>
        <w:keepNext w:val="0"/>
        <w:keepLines w:val="0"/>
        <w:spacing w:before="280" w:lineRule="auto"/>
        <w:rPr>
          <w:b w:val="1"/>
          <w:bCs w:val="1"/>
          <w:color w:val="1f1f1f"/>
          <w:sz w:val="26"/>
          <w:szCs w:val="26"/>
        </w:rPr>
      </w:pPr>
      <w:bookmarkStart w:colFirst="0" w:colLast="0" w:name="_l3zyjvvneqrq" w:id="6"/>
      <w:bookmarkEnd w:id="6"/>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0C">
      <w:pPr>
        <w:spacing w:after="240" w:before="240" w:lineRule="auto"/>
        <w:rPr/>
      </w:pPr>
      <w:r w:rsidDel="00000000" w:rsidR="00000000" w:rsidRPr="00000000">
        <w:rPr>
          <w:rtl w:val="0"/>
        </w:rPr>
        <w:t xml:space="preserve">Co je regulační pískoviště?</w:t>
      </w:r>
    </w:p>
    <w:p w:rsidR="00000000" w:rsidDel="00000000" w:rsidP="00000000" w:rsidRDefault="00000000" w:rsidRPr="00000000" w14:paraId="0000000D">
      <w:pPr>
        <w:pStyle w:val="Heading3"/>
        <w:keepNext w:val="0"/>
        <w:keepLines w:val="0"/>
        <w:spacing w:before="280" w:lineRule="auto"/>
        <w:rPr>
          <w:b w:val="1"/>
          <w:bCs w:val="1"/>
          <w:color w:val="1f1f1f"/>
          <w:sz w:val="26"/>
          <w:szCs w:val="26"/>
        </w:rPr>
      </w:pPr>
      <w:bookmarkStart w:colFirst="0" w:colLast="0" w:name="_tahdtse7epei" w:id="7"/>
      <w:bookmarkEnd w:id="7"/>
      <w:r w:rsidDel="00000000" w:rsidR="00000000" w:rsidRPr="00000000">
        <w:rPr>
          <w:b w:val="1"/>
          <w:bCs w:val="1"/>
          <w:color w:val="1f1f1f"/>
          <w:sz w:val="26"/>
          <w:szCs w:val="26"/>
          <w:rtl w:val="0"/>
        </w:rPr>
        <w:t xml:space="preserve">Úvodní text </w:t>
      </w:r>
    </w:p>
    <w:p w:rsidR="00000000" w:rsidDel="00000000" w:rsidP="00000000" w:rsidRDefault="00000000" w:rsidRPr="00000000" w14:paraId="0000000E">
      <w:pPr>
        <w:spacing w:after="240" w:before="240" w:lineRule="auto"/>
        <w:rPr/>
      </w:pPr>
      <w:r w:rsidDel="00000000" w:rsidR="00000000" w:rsidRPr="00000000">
        <w:rPr>
          <w:rtl w:val="0"/>
        </w:rPr>
        <w:t xml:space="preserve">Regulační pískoviště (regulatorní sandbox) je časově omezené testovací prostředí, ve kterém lze pod dohledem regulátora zkoušet inovativní řešení — technologie, služby nebo postupy — které stávající legislativa zatím neumožňuje, nebo nezná. Výsledky testování slouží jako podklad pro úpravu regulace.</w:t>
      </w:r>
    </w:p>
    <w:p w:rsidR="00000000" w:rsidDel="00000000" w:rsidP="00000000" w:rsidRDefault="00000000" w:rsidRPr="00000000" w14:paraId="0000000F">
      <w:pPr>
        <w:spacing w:after="240" w:before="240" w:lineRule="auto"/>
        <w:rPr/>
      </w:pPr>
      <w:r w:rsidDel="00000000" w:rsidR="00000000" w:rsidRPr="00000000">
        <w:rPr>
          <w:rtl w:val="0"/>
        </w:rPr>
        <w:t xml:space="preserve">Proč „pískoviště"? Stejně jako si děti na pískovišti bezpečně zkoušejí stavět, mohou inovační aktéři v regulačním pískovišti bezpečně testovat, co funguje — dříve, než se řešení zavede plošně.</w:t>
      </w:r>
    </w:p>
    <w:p w:rsidR="00000000" w:rsidDel="00000000" w:rsidP="00000000" w:rsidRDefault="00000000" w:rsidRPr="00000000" w14:paraId="00000010">
      <w:pPr>
        <w:pStyle w:val="Heading3"/>
        <w:keepNext w:val="0"/>
        <w:keepLines w:val="0"/>
        <w:spacing w:before="280" w:lineRule="auto"/>
        <w:rPr>
          <w:b w:val="1"/>
          <w:bCs w:val="1"/>
          <w:color w:val="1f1f1f"/>
          <w:sz w:val="26"/>
          <w:szCs w:val="26"/>
        </w:rPr>
      </w:pPr>
      <w:bookmarkStart w:colFirst="0" w:colLast="0" w:name="_xcrmzy5fqp44" w:id="8"/>
      <w:bookmarkEnd w:id="8"/>
      <w:r w:rsidDel="00000000" w:rsidR="00000000" w:rsidRPr="00000000">
        <w:rPr>
          <w:b w:val="1"/>
          <w:bCs w:val="1"/>
          <w:color w:val="1f1f1f"/>
          <w:sz w:val="26"/>
          <w:szCs w:val="26"/>
          <w:rtl w:val="0"/>
        </w:rPr>
        <w:t xml:space="preserve">Rozbalovací: Kdo je regulátor?</w:t>
      </w:r>
    </w:p>
    <w:p w:rsidR="00000000" w:rsidDel="00000000" w:rsidP="00000000" w:rsidRDefault="00000000" w:rsidRPr="00000000" w14:paraId="00000011">
      <w:pPr>
        <w:spacing w:after="240" w:before="240" w:lineRule="auto"/>
        <w:rPr/>
      </w:pPr>
      <w:r w:rsidDel="00000000" w:rsidR="00000000" w:rsidRPr="00000000">
        <w:rPr>
          <w:rtl w:val="0"/>
        </w:rPr>
        <w:t xml:space="preserve">V podmínkách České republiky je regulátorem ústřední správní úřad — tedy ministerstvo nebo jiný ústřední orgán státní správy (např. ČTÚ, ERÚ, SÚJB, NÚKIB, TAČR, GA ČR a další). Celkem je to 14 ministerstev a 17 dalších ústředních orgánů. S účinností zákona 328/2025 Sb. přibývají další dva — Grantová agentura ČR a Technologická agentura ČR. Regulátor sandbox buď sám organizuje a přizývá další subjekty, nebo stanovuje podmínky, za kterých může nové řešení vyzkoušet kdokoli.</w:t>
      </w:r>
    </w:p>
    <w:p w:rsidR="00000000" w:rsidDel="00000000" w:rsidP="00000000" w:rsidRDefault="00000000" w:rsidRPr="00000000" w14:paraId="00000012">
      <w:pPr>
        <w:pStyle w:val="Heading3"/>
        <w:keepNext w:val="0"/>
        <w:keepLines w:val="0"/>
        <w:spacing w:before="280" w:lineRule="auto"/>
        <w:rPr>
          <w:b w:val="1"/>
          <w:bCs w:val="1"/>
          <w:color w:val="1f1f1f"/>
          <w:sz w:val="26"/>
          <w:szCs w:val="26"/>
        </w:rPr>
      </w:pPr>
      <w:bookmarkStart w:colFirst="0" w:colLast="0" w:name="_bxqk3s68c226" w:id="9"/>
      <w:bookmarkEnd w:id="9"/>
      <w:r w:rsidDel="00000000" w:rsidR="00000000" w:rsidRPr="00000000">
        <w:rPr>
          <w:b w:val="1"/>
          <w:bCs w:val="1"/>
          <w:color w:val="1f1f1f"/>
          <w:sz w:val="26"/>
          <w:szCs w:val="26"/>
          <w:rtl w:val="0"/>
        </w:rPr>
        <w:t xml:space="preserve">Rozbalovací: Formální definice v českém právu</w:t>
      </w:r>
    </w:p>
    <w:p w:rsidR="00000000" w:rsidDel="00000000" w:rsidP="00000000" w:rsidRDefault="00000000" w:rsidRPr="00000000" w14:paraId="00000013">
      <w:pPr>
        <w:spacing w:after="240" w:before="240" w:lineRule="auto"/>
        <w:rPr/>
      </w:pPr>
      <w:r w:rsidDel="00000000" w:rsidR="00000000" w:rsidRPr="00000000">
        <w:rPr>
          <w:rtl w:val="0"/>
        </w:rPr>
        <w:t xml:space="preserve">Zákon 328/2025 Sb., o výzkumu, vývoji, inovacích a transferu znalostí definuje regulační pískoviště takto: „Projekt kontrolovaného testovacího prostředí (regulatorní sandbox) je časově omezený regulační rámec, který umožňuje testování inovativních technologií, produktů a služeb v reálném prostředí tak, aby se usnadnil vývoj nebo standardizace inovativních technologií, produktů nebo služeb. Projekt kontrolovaného testovacího prostředí se řídí pravidly odchylnými od obecné právní úpravy stanovené jiným právním předpisem." (§ 63, odst. 1)</w:t>
      </w:r>
    </w:p>
    <w:p w:rsidR="00000000" w:rsidDel="00000000" w:rsidP="00000000" w:rsidRDefault="00000000" w:rsidRPr="00000000" w14:paraId="00000014">
      <w:pPr>
        <w:pStyle w:val="Heading3"/>
        <w:keepNext w:val="0"/>
        <w:keepLines w:val="0"/>
        <w:spacing w:before="280" w:lineRule="auto"/>
        <w:rPr>
          <w:b w:val="1"/>
          <w:bCs w:val="1"/>
          <w:color w:val="1f1f1f"/>
          <w:sz w:val="26"/>
          <w:szCs w:val="26"/>
        </w:rPr>
      </w:pPr>
      <w:bookmarkStart w:colFirst="0" w:colLast="0" w:name="_e3j0ad1mulsj" w:id="10"/>
      <w:bookmarkEnd w:id="10"/>
      <w:r w:rsidDel="00000000" w:rsidR="00000000" w:rsidRPr="00000000">
        <w:rPr>
          <w:b w:val="1"/>
          <w:bCs w:val="1"/>
          <w:color w:val="1f1f1f"/>
          <w:sz w:val="26"/>
          <w:szCs w:val="26"/>
          <w:rtl w:val="0"/>
        </w:rPr>
        <w:t xml:space="preserve">Tři základní typy sandboxů</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Podle klasifikace Chena a Taeighagha (2024) rozlišujeme tři funkční typy podle hlavního účelu:</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Průzkumné (Exploratory)</w:t>
      </w:r>
      <w:r w:rsidDel="00000000" w:rsidR="00000000" w:rsidRPr="00000000">
        <w:rPr>
          <w:rtl w:val="0"/>
        </w:rPr>
        <w:t xml:space="preserve"> K čemu slouží: K objevování a testování nových řešení, kde regulátor teprve získává zkušenosti. Jak funguje: Široký prostor pro experimentování, větší flexibilita při vstupu účastníků. Důraz na </w:t>
      </w:r>
      <w:commentRangeStart w:id="2"/>
      <w:commentRangeStart w:id="3"/>
      <w:r w:rsidDel="00000000" w:rsidR="00000000" w:rsidRPr="00000000">
        <w:rPr>
          <w:rtl w:val="0"/>
        </w:rPr>
        <w:t xml:space="preserve">regulatorní učení</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 regulátor se učí spolu s inovátorem. Příklad: První sandbox v ČR realizovaný CzechInvestem — spolupráce s firmami na finančních trzích, kde se hledá cesta, jak vyhovět stávající legislativě.</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Potvrzující (Confirmatory)</w:t>
      </w:r>
      <w:r w:rsidDel="00000000" w:rsidR="00000000" w:rsidRPr="00000000">
        <w:rPr>
          <w:rtl w:val="0"/>
        </w:rPr>
        <w:t xml:space="preserve"> K čemu slouží: K ověření, že již vyvinuté řešení funguje a může být bezpečně nasazeno do praxe. Jak funguje: Experimenty probíhají podle předem stanovených kritérií a benchmarků. Rozsah je omezený na potvrzovací testování. Příklad: Španělský AI regulatorní sandbox, který ověřil smysluplnost přístupu ještě před přijetím celoevropské legislativy.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Na poptávku (On-demand)</w:t>
      </w:r>
      <w:r w:rsidDel="00000000" w:rsidR="00000000" w:rsidRPr="00000000">
        <w:rPr>
          <w:rtl w:val="0"/>
        </w:rPr>
        <w:t xml:space="preserve"> K čemu slouží: Regulátor sám vymezuje prioritní témata nebo sektory a motivuje firmy k experimentům v těchto oblastech. Jak funguje: Regulátor definuje témata, může poskytovat pobídky (granty, podpora). Účastníci testují řešení konkrétních regulatorních nebo společenských problémů. Příklad: Singapurský sandbox pro zdravotnické inovace — ministerstvo zdravotnictví vymezilo telemedicínu jako prioritní oblast testování.</w:t>
      </w:r>
    </w:p>
    <w:p w:rsidR="00000000" w:rsidDel="00000000" w:rsidP="00000000" w:rsidRDefault="00000000" w:rsidRPr="00000000" w14:paraId="00000019">
      <w:pPr>
        <w:pStyle w:val="Heading3"/>
        <w:keepNext w:val="0"/>
        <w:keepLines w:val="0"/>
        <w:spacing w:before="280" w:lineRule="auto"/>
        <w:rPr>
          <w:b w:val="1"/>
          <w:bCs w:val="1"/>
          <w:color w:val="1f1f1f"/>
          <w:sz w:val="26"/>
          <w:szCs w:val="26"/>
        </w:rPr>
      </w:pPr>
      <w:bookmarkStart w:colFirst="0" w:colLast="0" w:name="_d95vjybkpbm9" w:id="11"/>
      <w:bookmarkEnd w:id="11"/>
      <w:r w:rsidDel="00000000" w:rsidR="00000000" w:rsidRPr="00000000">
        <w:rPr>
          <w:b w:val="1"/>
          <w:bCs w:val="1"/>
          <w:color w:val="1f1f1f"/>
          <w:sz w:val="26"/>
          <w:szCs w:val="26"/>
          <w:rtl w:val="0"/>
        </w:rPr>
        <w:t xml:space="preserve">Tři přístupy k sandboxům</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Podle Leckenby a kol. (2021) se liší podle míry flexibility a dopadu na regulaci:</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Poradní (Advisory)</w:t>
      </w:r>
      <w:r w:rsidDel="00000000" w:rsidR="00000000" w:rsidRPr="00000000">
        <w:rPr>
          <w:rtl w:val="0"/>
        </w:rPr>
        <w:t xml:space="preserve"> </w:t>
        <w:br w:type="textWrapping"/>
        <w:t xml:space="preserve">Cíl: Pomoci novým produktům a službám splnit stávající předpisy. </w:t>
        <w:br w:type="textWrapping"/>
        <w:t xml:space="preserve">Výsledek: Mění se produkt nebo služba, ne regulace. Účastní se regulátor a inovátor.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Adaptivní (Adaptive)</w:t>
      </w:r>
      <w:r w:rsidDel="00000000" w:rsidR="00000000" w:rsidRPr="00000000">
        <w:rPr>
          <w:rtl w:val="0"/>
        </w:rPr>
        <w:t xml:space="preserve"> </w:t>
        <w:br w:type="textWrapping"/>
        <w:t xml:space="preserve">Cíl: Podpora inovací přizpůsobením stávajících předpisů novému řešení. </w:t>
        <w:br w:type="textWrapping"/>
        <w:t xml:space="preserve">Výsledek: Mění se produkt i politika/předpisy. Flexibilnější přístup.</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Předvídavý (Anticipatory)</w:t>
      </w:r>
      <w:r w:rsidDel="00000000" w:rsidR="00000000" w:rsidRPr="00000000">
        <w:rPr>
          <w:rtl w:val="0"/>
        </w:rPr>
        <w:t xml:space="preserve"> </w:t>
        <w:br w:type="textWrapping"/>
        <w:t xml:space="preserve">Cíl: Vyvíjet předpisy souběžně s vývojem nových produktů a služeb v iterativním procesu. </w:t>
        <w:br w:type="textWrapping"/>
        <w:t xml:space="preserve">Výsledek: Vzniká zcela nová regulace. Nejflexibilnější přístup.</w:t>
      </w:r>
    </w:p>
    <w:p w:rsidR="00000000" w:rsidDel="00000000" w:rsidP="00000000" w:rsidRDefault="00000000" w:rsidRPr="00000000" w14:paraId="0000001E">
      <w:pPr>
        <w:pStyle w:val="Heading3"/>
        <w:keepNext w:val="0"/>
        <w:keepLines w:val="0"/>
        <w:spacing w:before="280" w:lineRule="auto"/>
        <w:rPr>
          <w:b w:val="1"/>
          <w:bCs w:val="1"/>
          <w:color w:val="1f1f1f"/>
          <w:sz w:val="26"/>
          <w:szCs w:val="26"/>
        </w:rPr>
      </w:pPr>
      <w:bookmarkStart w:colFirst="0" w:colLast="0" w:name="_b3ldivo9a2hs" w:id="12"/>
      <w:bookmarkEnd w:id="12"/>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1f1f1f"/>
          <w:sz w:val="26"/>
          <w:szCs w:val="26"/>
        </w:rPr>
      </w:pPr>
      <w:bookmarkStart w:colFirst="0" w:colLast="0" w:name="_7il0xrvukxa4" w:id="13"/>
      <w:bookmarkEnd w:id="13"/>
      <w:r w:rsidDel="00000000" w:rsidR="00000000" w:rsidRPr="00000000">
        <w:rPr>
          <w:b w:val="1"/>
          <w:bCs w:val="1"/>
          <w:color w:val="1f1f1f"/>
          <w:sz w:val="26"/>
          <w:szCs w:val="26"/>
          <w:rtl w:val="0"/>
        </w:rPr>
        <w:t xml:space="preserve">Proč zavádět regulační sandboxy?</w:t>
      </w:r>
    </w:p>
    <w:p w:rsidR="00000000" w:rsidDel="00000000" w:rsidP="00000000" w:rsidRDefault="00000000" w:rsidRPr="00000000" w14:paraId="00000020">
      <w:pPr>
        <w:numPr>
          <w:ilvl w:val="0"/>
          <w:numId w:val="3"/>
        </w:numPr>
        <w:spacing w:after="200" w:before="240" w:lineRule="auto"/>
        <w:ind w:left="720" w:hanging="360"/>
        <w:rPr>
          <w:u w:val="none"/>
        </w:rPr>
      </w:pPr>
      <w:r w:rsidDel="00000000" w:rsidR="00000000" w:rsidRPr="00000000">
        <w:rPr>
          <w:b w:val="1"/>
          <w:bCs w:val="1"/>
          <w:rtl w:val="0"/>
        </w:rPr>
        <w:t xml:space="preserve">Inovace nečekají na zákon</w:t>
      </w:r>
      <w:r w:rsidDel="00000000" w:rsidR="00000000" w:rsidRPr="00000000">
        <w:rPr>
          <w:rtl w:val="0"/>
        </w:rPr>
        <w:t xml:space="preserve"> Místo „nejdřív zákon, pak praxe" se praxe stává podkladem pro zákon. Sandboxy umožňují bezpečně testovat řešení, která by jinak čekala roky na legislativní změnu.</w:t>
      </w:r>
    </w:p>
    <w:p w:rsidR="00000000" w:rsidDel="00000000" w:rsidP="00000000" w:rsidRDefault="00000000" w:rsidRPr="00000000" w14:paraId="00000021">
      <w:pPr>
        <w:numPr>
          <w:ilvl w:val="0"/>
          <w:numId w:val="3"/>
        </w:numPr>
        <w:spacing w:after="200" w:before="0" w:lineRule="auto"/>
        <w:ind w:left="720" w:hanging="360"/>
        <w:rPr>
          <w:u w:val="none"/>
        </w:rPr>
      </w:pPr>
      <w:r w:rsidDel="00000000" w:rsidR="00000000" w:rsidRPr="00000000">
        <w:rPr>
          <w:b w:val="1"/>
          <w:bCs w:val="1"/>
          <w:rtl w:val="0"/>
        </w:rPr>
        <w:t xml:space="preserve">Regulátor se učí z praxe</w:t>
      </w:r>
      <w:r w:rsidDel="00000000" w:rsidR="00000000" w:rsidRPr="00000000">
        <w:rPr>
          <w:rtl w:val="0"/>
        </w:rPr>
        <w:t xml:space="preserve"> Klíčovou fází každého sandboxu je regulatorní učení — regulátor získává přímou zkušenost s dopady inovací a může nastavit regulaci na základě důkazů, ne odhadů. Bez regulatorního učení se testuje pro testování.</w:t>
      </w:r>
    </w:p>
    <w:p w:rsidR="00000000" w:rsidDel="00000000" w:rsidP="00000000" w:rsidRDefault="00000000" w:rsidRPr="00000000" w14:paraId="00000022">
      <w:pPr>
        <w:numPr>
          <w:ilvl w:val="0"/>
          <w:numId w:val="3"/>
        </w:numPr>
        <w:spacing w:after="200" w:before="0" w:lineRule="auto"/>
        <w:ind w:left="720" w:hanging="360"/>
        <w:rPr>
          <w:u w:val="none"/>
        </w:rPr>
      </w:pPr>
      <w:r w:rsidDel="00000000" w:rsidR="00000000" w:rsidRPr="00000000">
        <w:rPr>
          <w:b w:val="1"/>
          <w:bCs w:val="1"/>
          <w:rtl w:val="0"/>
        </w:rPr>
        <w:t xml:space="preserve">EU to vyžaduje</w:t>
      </w:r>
      <w:r w:rsidDel="00000000" w:rsidR="00000000" w:rsidRPr="00000000">
        <w:rPr>
          <w:rtl w:val="0"/>
        </w:rPr>
        <w:t xml:space="preserve"> Nařízení EU o umělé inteligenci (č. 2024/1689, článek 57) ukládá každému členskému státu zavést alespoň jeden národní regulatorní sandbox do 2. srpna 2026. Koncept byl Radou EU přijat již v listopadu 2020.</w:t>
      </w:r>
    </w:p>
    <w:p w:rsidR="00000000" w:rsidDel="00000000" w:rsidP="00000000" w:rsidRDefault="00000000" w:rsidRPr="00000000" w14:paraId="00000023">
      <w:pPr>
        <w:numPr>
          <w:ilvl w:val="0"/>
          <w:numId w:val="3"/>
        </w:numPr>
        <w:spacing w:after="200" w:before="0" w:lineRule="auto"/>
        <w:ind w:left="720" w:hanging="360"/>
        <w:rPr>
          <w:u w:val="none"/>
        </w:rPr>
      </w:pPr>
      <w:r w:rsidDel="00000000" w:rsidR="00000000" w:rsidRPr="00000000">
        <w:rPr>
          <w:b w:val="1"/>
          <w:bCs w:val="1"/>
          <w:rtl w:val="0"/>
        </w:rPr>
        <w:t xml:space="preserve">Komplexní problémy vyžadují koordinované testování</w:t>
      </w:r>
      <w:r w:rsidDel="00000000" w:rsidR="00000000" w:rsidRPr="00000000">
        <w:rPr>
          <w:rtl w:val="0"/>
        </w:rPr>
        <w:t xml:space="preserve"> Sociální, ekonomické a meziresortní problémy nelze vyřešit jedním nástrojem. Sandboxy umožňují koordinované testování napříč resorty — zákon 328/2025 Sb. výslovně umožňuje ústředním správním úřadům zřizovat společné projekty kontrolovaného testovacího prostředí.</w:t>
      </w:r>
    </w:p>
    <w:p w:rsidR="00000000" w:rsidDel="00000000" w:rsidP="00000000" w:rsidRDefault="00000000" w:rsidRPr="00000000" w14:paraId="00000024">
      <w:pPr>
        <w:numPr>
          <w:ilvl w:val="0"/>
          <w:numId w:val="3"/>
        </w:numPr>
        <w:spacing w:after="200" w:before="240" w:lineRule="auto"/>
        <w:ind w:left="720" w:hanging="360"/>
        <w:rPr>
          <w:u w:val="none"/>
        </w:rPr>
      </w:pPr>
      <w:r w:rsidDel="00000000" w:rsidR="00000000" w:rsidRPr="00000000">
        <w:rPr>
          <w:b w:val="1"/>
          <w:bCs w:val="1"/>
          <w:rtl w:val="0"/>
        </w:rPr>
        <w:t xml:space="preserve">Pískoviště fungují v každé oblasti</w:t>
      </w:r>
      <w:r w:rsidDel="00000000" w:rsidR="00000000" w:rsidRPr="00000000">
        <w:rPr>
          <w:rtl w:val="0"/>
        </w:rPr>
        <w:t xml:space="preserve"> Od financí a energetiky přes dopravu a zdravotnictví až po sociální služby, vzdělávání a regionální rozvoj — sandboxy jsou použitelné všude, kde inovace naráží na regulační bariéry.</w:t>
      </w:r>
    </w:p>
    <w:p w:rsidR="00000000" w:rsidDel="00000000" w:rsidP="00000000" w:rsidRDefault="00000000" w:rsidRPr="00000000" w14:paraId="00000025">
      <w:pPr>
        <w:pStyle w:val="Heading3"/>
        <w:keepNext w:val="0"/>
        <w:keepLines w:val="0"/>
        <w:spacing w:before="280" w:lineRule="auto"/>
        <w:rPr>
          <w:b w:val="1"/>
          <w:bCs w:val="1"/>
          <w:color w:val="1f1f1f"/>
          <w:sz w:val="26"/>
          <w:szCs w:val="26"/>
        </w:rPr>
      </w:pPr>
      <w:bookmarkStart w:colFirst="0" w:colLast="0" w:name="_nqftf1nfo6a" w:id="14"/>
      <w:bookmarkEnd w:id="14"/>
      <w:r w:rsidDel="00000000" w:rsidR="00000000" w:rsidRPr="00000000">
        <w:rPr>
          <w:b w:val="1"/>
          <w:bCs w:val="1"/>
          <w:color w:val="1f1f1f"/>
          <w:sz w:val="26"/>
          <w:szCs w:val="26"/>
          <w:rtl w:val="0"/>
        </w:rPr>
        <w:t xml:space="preserve">Rozbalovací: Kde se dozvědět víc?</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Chen, G. K. H., &amp; Taeihagh, A. (2024). Designing regulatory sandboxes: a comprehensive framework for aligning functionalities and objectives.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Leckenby, E. et al. (2021). The sandbox approach and its application across policy areas.</w:t>
      </w:r>
    </w:p>
    <w:p w:rsidR="00000000" w:rsidDel="00000000" w:rsidP="00000000" w:rsidRDefault="00000000" w:rsidRPr="00000000" w14:paraId="00000028">
      <w:pPr>
        <w:numPr>
          <w:ilvl w:val="0"/>
          <w:numId w:val="1"/>
        </w:numPr>
        <w:spacing w:after="0" w:afterAutospacing="0" w:before="0" w:beforeAutospacing="0" w:lineRule="auto"/>
        <w:ind w:left="720" w:hanging="360"/>
        <w:rPr>
          <w:u w:val="none"/>
        </w:rPr>
      </w:pPr>
      <w:commentRangeStart w:id="4"/>
      <w:r w:rsidDel="00000000" w:rsidR="00000000" w:rsidRPr="00000000">
        <w:rPr>
          <w:rtl w:val="0"/>
        </w:rPr>
        <w:t xml:space="preserve">Bečvář, D. &amp; Pavelka, J. (2026). Different Pathways of Regulatory Sandboxes in Europe: Literature Review with Special Focus on Czechia.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Závěry Rady EU o regulatorních sandboxech a doložkách o experimentování (2020).</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Zákon 328/2025 Sb., o výzkumu, vývoji, inovacích a transferu znalostí.</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ia3o9epi9oju" w:id="15"/>
      <w:bookmarkEnd w:id="15"/>
      <w:r w:rsidDel="00000000" w:rsidR="00000000" w:rsidRPr="00000000">
        <w:rPr>
          <w:b w:val="1"/>
          <w:bCs w:val="1"/>
          <w:sz w:val="34"/>
          <w:szCs w:val="34"/>
          <w:rtl w:val="0"/>
        </w:rPr>
        <w:t xml:space="preserve">2. KDO DĚLÁ PÍSKOVIŠTĚ A KDO SI NA NĚM HRAJE</w:t>
      </w:r>
    </w:p>
    <w:p w:rsidR="00000000" w:rsidDel="00000000" w:rsidP="00000000" w:rsidRDefault="00000000" w:rsidRPr="00000000" w14:paraId="0000002C">
      <w:pPr>
        <w:pStyle w:val="Heading3"/>
        <w:keepNext w:val="0"/>
        <w:keepLines w:val="0"/>
        <w:spacing w:before="280" w:lineRule="auto"/>
        <w:rPr>
          <w:b w:val="1"/>
          <w:bCs w:val="1"/>
          <w:color w:val="1f1f1f"/>
          <w:sz w:val="26"/>
          <w:szCs w:val="26"/>
        </w:rPr>
      </w:pPr>
      <w:bookmarkStart w:colFirst="0" w:colLast="0" w:name="_byup46jtoef1" w:id="16"/>
      <w:bookmarkEnd w:id="16"/>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2D">
      <w:pPr>
        <w:spacing w:after="240" w:before="240" w:lineRule="auto"/>
        <w:rPr/>
      </w:pPr>
      <w:r w:rsidDel="00000000" w:rsidR="00000000" w:rsidRPr="00000000">
        <w:rPr>
          <w:rtl w:val="0"/>
        </w:rPr>
        <w:t xml:space="preserve">Legislativa, dokumenty a aktéři</w:t>
      </w:r>
    </w:p>
    <w:p w:rsidR="00000000" w:rsidDel="00000000" w:rsidP="00000000" w:rsidRDefault="00000000" w:rsidRPr="00000000" w14:paraId="0000002E">
      <w:pPr>
        <w:pStyle w:val="Heading3"/>
        <w:keepNext w:val="0"/>
        <w:keepLines w:val="0"/>
        <w:spacing w:before="280" w:lineRule="auto"/>
        <w:rPr>
          <w:b w:val="1"/>
          <w:bCs w:val="1"/>
          <w:color w:val="1f1f1f"/>
          <w:sz w:val="26"/>
          <w:szCs w:val="26"/>
        </w:rPr>
      </w:pPr>
      <w:bookmarkStart w:colFirst="0" w:colLast="0" w:name="_1legyz9207yu" w:id="17"/>
      <w:bookmarkEnd w:id="17"/>
      <w:r w:rsidDel="00000000" w:rsidR="00000000" w:rsidRPr="00000000">
        <w:rPr>
          <w:b w:val="1"/>
          <w:bCs w:val="1"/>
          <w:color w:val="1f1f1f"/>
          <w:sz w:val="26"/>
          <w:szCs w:val="26"/>
          <w:rtl w:val="0"/>
        </w:rPr>
        <w:t xml:space="preserve">Úvodní text</w:t>
      </w:r>
    </w:p>
    <w:p w:rsidR="00000000" w:rsidDel="00000000" w:rsidP="00000000" w:rsidRDefault="00000000" w:rsidRPr="00000000" w14:paraId="0000002F">
      <w:pPr>
        <w:spacing w:after="240" w:before="240" w:lineRule="auto"/>
        <w:rPr/>
      </w:pPr>
      <w:r w:rsidDel="00000000" w:rsidR="00000000" w:rsidRPr="00000000">
        <w:rPr>
          <w:rtl w:val="0"/>
        </w:rPr>
        <w:t xml:space="preserve">Regulační pískoviště nemůže vzniknout bez právního základu a bez spolupráce více aktérů. V České republice byl tento základ položen v roce 2025. V Evropě a ve světě sandboxy fungují již od roku 2016.</w:t>
      </w:r>
    </w:p>
    <w:p w:rsidR="00000000" w:rsidDel="00000000" w:rsidP="00000000" w:rsidRDefault="00000000" w:rsidRPr="00000000" w14:paraId="00000030">
      <w:pPr>
        <w:pStyle w:val="Heading3"/>
        <w:keepNext w:val="0"/>
        <w:keepLines w:val="0"/>
        <w:spacing w:before="280" w:lineRule="auto"/>
        <w:rPr>
          <w:b w:val="1"/>
          <w:bCs w:val="1"/>
          <w:color w:val="1f1f1f"/>
          <w:sz w:val="26"/>
          <w:szCs w:val="26"/>
        </w:rPr>
      </w:pPr>
      <w:bookmarkStart w:colFirst="0" w:colLast="0" w:name="_17a07ee0uq4j" w:id="18"/>
      <w:bookmarkEnd w:id="18"/>
      <w:r w:rsidDel="00000000" w:rsidR="00000000" w:rsidRPr="00000000">
        <w:rPr>
          <w:b w:val="1"/>
          <w:bCs w:val="1"/>
          <w:color w:val="1f1f1f"/>
          <w:sz w:val="26"/>
          <w:szCs w:val="26"/>
          <w:rtl w:val="0"/>
        </w:rPr>
        <w:t xml:space="preserve">Česká legislativa</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Zákon 328/2025 Sb., o výzkumu, vývoji, inovacích a transferu znalostí</w:t>
      </w:r>
      <w:r w:rsidDel="00000000" w:rsidR="00000000" w:rsidRPr="00000000">
        <w:rPr>
          <w:rtl w:val="0"/>
        </w:rPr>
        <w:t xml:space="preserve"> Klíčový zákon, který zavedl pojem „kontrolované testovací prostředí" (regulatorní sandbox) do českého práva. Definuje základní pravidla: délku trvání, cíle, indikátory, způsob dozoru a pravidla odchylná od běžné legislativy. Umožňuje také financování testování z veřejných prostředků.</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DEPO II — novelizace složkových zákonů (v přípravě)</w:t>
      </w:r>
      <w:r w:rsidDel="00000000" w:rsidR="00000000" w:rsidRPr="00000000">
        <w:rPr>
          <w:rtl w:val="0"/>
        </w:rPr>
        <w:t xml:space="preserve"> Aby mohly být sandboxy v praxi skutečně realizovány, musí to umožnit příslušné složkové zákony. V současnosti probíhá příprava novelizace více než 70 zákonů — od zákona o sociálních službách přes zákon o podpoře bydlení až po zákon o sociálně právní ochraně dětí. Projednávání probíhá s MPO, následně bude předloženo PSP.</w:t>
      </w:r>
    </w:p>
    <w:p w:rsidR="00000000" w:rsidDel="00000000" w:rsidP="00000000" w:rsidRDefault="00000000" w:rsidRPr="00000000" w14:paraId="00000033">
      <w:pPr>
        <w:pStyle w:val="Heading3"/>
        <w:keepNext w:val="0"/>
        <w:keepLines w:val="0"/>
        <w:spacing w:before="280" w:lineRule="auto"/>
        <w:rPr>
          <w:b w:val="1"/>
          <w:bCs w:val="1"/>
          <w:color w:val="1f1f1f"/>
          <w:sz w:val="26"/>
          <w:szCs w:val="26"/>
        </w:rPr>
      </w:pPr>
      <w:bookmarkStart w:colFirst="0" w:colLast="0" w:name="_kp8srzwhb5c4" w:id="19"/>
      <w:bookmarkEnd w:id="19"/>
      <w:r w:rsidDel="00000000" w:rsidR="00000000" w:rsidRPr="00000000">
        <w:rPr>
          <w:b w:val="1"/>
          <w:bCs w:val="1"/>
          <w:color w:val="1f1f1f"/>
          <w:sz w:val="26"/>
          <w:szCs w:val="26"/>
          <w:rtl w:val="0"/>
        </w:rPr>
        <w:t xml:space="preserve">Rozbalovací: Co musí regulátor nastavit?</w:t>
      </w:r>
    </w:p>
    <w:p w:rsidR="00000000" w:rsidDel="00000000" w:rsidP="00000000" w:rsidRDefault="00000000" w:rsidRPr="00000000" w14:paraId="00000034">
      <w:pPr>
        <w:spacing w:after="240" w:before="240" w:lineRule="auto"/>
        <w:rPr/>
      </w:pPr>
      <w:r w:rsidDel="00000000" w:rsidR="00000000" w:rsidRPr="00000000">
        <w:rPr>
          <w:rtl w:val="0"/>
        </w:rPr>
        <w:t xml:space="preserve">Zákon 328/2025 Sb. požaduje, aby regulátor před zřízením sandboxu stanovil alespoň: (a) délku trvání projektu, (b) cíle projektu, (c) indikátory ověření naplnění cílů, (d) rozsah a způsob dozoru, (e) pravidla, kterými se projekt řídí odchylně od platné legislativy. Samotné nastavení procesu povolování, průběhu a ukončování je ponecháno na každém regulátorovi — zde zatím v ČR chybí zkušenosti a metodické nástroje.</w:t>
      </w:r>
    </w:p>
    <w:p w:rsidR="00000000" w:rsidDel="00000000" w:rsidP="00000000" w:rsidRDefault="00000000" w:rsidRPr="00000000" w14:paraId="00000035">
      <w:pPr>
        <w:rPr>
          <w:b w:val="1"/>
          <w:bCs w:val="1"/>
          <w:color w:val="1f1f1f"/>
          <w:sz w:val="26"/>
          <w:szCs w:val="26"/>
        </w:rPr>
      </w:pPr>
      <w:r w:rsidDel="00000000" w:rsidR="00000000" w:rsidRPr="00000000">
        <w:rPr>
          <w:b w:val="1"/>
          <w:bCs w:val="1"/>
          <w:color w:val="1f1f1f"/>
          <w:sz w:val="26"/>
          <w:szCs w:val="26"/>
          <w:rtl w:val="0"/>
        </w:rPr>
        <w:t xml:space="preserve">Mezinárodní dokumenty a rámce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Nařízení EU o umělé inteligenci (AI Act, č. 2024/1689)</w:t>
      </w:r>
      <w:r w:rsidDel="00000000" w:rsidR="00000000" w:rsidRPr="00000000">
        <w:rPr>
          <w:rtl w:val="0"/>
        </w:rPr>
        <w:t xml:space="preserve"> Vytváří komplexní rámec pro regulaci AI v EU a zavádí povinné AI sandboxy. Každý členský stát musí do srpna 2026 zřídit alespoň jeden.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Závěry Rady EU o regulatorních sandboxech (2020)</w:t>
      </w:r>
      <w:r w:rsidDel="00000000" w:rsidR="00000000" w:rsidRPr="00000000">
        <w:rPr>
          <w:rtl w:val="0"/>
        </w:rPr>
        <w:t xml:space="preserve"> Formální uznání sandboxů jako nástroje inovací na úrovni EU.</w:t>
      </w:r>
    </w:p>
    <w:p w:rsidR="00000000" w:rsidDel="00000000" w:rsidP="00000000" w:rsidRDefault="00000000" w:rsidRPr="00000000" w14:paraId="00000038">
      <w:pPr>
        <w:spacing w:after="240" w:before="240" w:lineRule="auto"/>
        <w:rPr/>
      </w:pPr>
      <w:commentRangeStart w:id="5"/>
      <w:r w:rsidDel="00000000" w:rsidR="00000000" w:rsidRPr="00000000">
        <w:rPr>
          <w:b w:val="1"/>
          <w:bCs w:val="1"/>
          <w:rtl w:val="0"/>
        </w:rPr>
        <w:t xml:space="preserve">Interoperable Europe Act</w:t>
      </w:r>
      <w:commentRangeEnd w:id="5"/>
      <w:r w:rsidDel="00000000" w:rsidR="00000000" w:rsidRPr="00000000">
        <w:commentReference w:id="5"/>
      </w:r>
      <w:r w:rsidDel="00000000" w:rsidR="00000000" w:rsidRPr="00000000">
        <w:rPr>
          <w:rtl w:val="0"/>
        </w:rPr>
        <w:t xml:space="preserve"> Zavádí sandboxy zaměřené na interoperabilitu digitálních veřejných služeb — přeshraniční projekty více institucí z různých členských států.</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Farmaceutický balíček EU (2025)</w:t>
      </w:r>
      <w:r w:rsidDel="00000000" w:rsidR="00000000" w:rsidRPr="00000000">
        <w:rPr>
          <w:rtl w:val="0"/>
        </w:rPr>
        <w:t xml:space="preserve"> Umožňuje sandbox pro vývoj a testování nových léčivých přípravků pod přímým dohledem příslušných orgánů.</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Joint Research Centre (JRC)</w:t>
      </w:r>
      <w:r w:rsidDel="00000000" w:rsidR="00000000" w:rsidRPr="00000000">
        <w:rPr>
          <w:rtl w:val="0"/>
        </w:rPr>
        <w:t xml:space="preserve"> Analytická a metodická podpora pro zavádění sandboxů v členských státech. Vznikají praktické metodiky a doporučení pro veřejnou správu.</w:t>
      </w:r>
    </w:p>
    <w:p w:rsidR="00000000" w:rsidDel="00000000" w:rsidP="00000000" w:rsidRDefault="00000000" w:rsidRPr="00000000" w14:paraId="0000003B">
      <w:pPr>
        <w:pStyle w:val="Heading3"/>
        <w:keepNext w:val="0"/>
        <w:keepLines w:val="0"/>
        <w:spacing w:before="280" w:lineRule="auto"/>
        <w:rPr>
          <w:b w:val="1"/>
          <w:bCs w:val="1"/>
          <w:color w:val="1f1f1f"/>
          <w:sz w:val="26"/>
          <w:szCs w:val="26"/>
        </w:rPr>
      </w:pPr>
      <w:bookmarkStart w:colFirst="0" w:colLast="0" w:name="_cuo8vs5j7jc1" w:id="20"/>
      <w:bookmarkEnd w:id="20"/>
      <w:r w:rsidDel="00000000" w:rsidR="00000000" w:rsidRPr="00000000">
        <w:rPr>
          <w:b w:val="1"/>
          <w:bCs w:val="1"/>
          <w:color w:val="1f1f1f"/>
          <w:sz w:val="26"/>
          <w:szCs w:val="26"/>
          <w:rtl w:val="0"/>
        </w:rPr>
        <w:t xml:space="preserve">Kdo jsou aktéři?</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Regulátor</w:t>
      </w:r>
      <w:r w:rsidDel="00000000" w:rsidR="00000000" w:rsidRPr="00000000">
        <w:rPr>
          <w:rtl w:val="0"/>
        </w:rPr>
        <w:t xml:space="preserve"> — ústřední správní úřad (ministerstvo nebo jiný ÚSÚ), který sandbox zřizuje, stanovuje podmínky, dohlíží na průběh a vyhodnocuje výsledky.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Předkladatel / Inovátor</w:t>
      </w:r>
      <w:r w:rsidDel="00000000" w:rsidR="00000000" w:rsidRPr="00000000">
        <w:rPr>
          <w:rtl w:val="0"/>
        </w:rPr>
        <w:t xml:space="preserve"> — výzkumná organizace, firma, nezisková organizace nebo samospráva, která přichází s podnětem k testování nového řešení</w:t>
      </w:r>
      <w:ins w:author="Káťa Kusáková" w:id="0" w:date="2026-04-07T07:57:54Z">
        <w:r w:rsidDel="00000000" w:rsidR="00000000" w:rsidRPr="00000000">
          <w:rPr>
            <w:rtl w:val="0"/>
          </w:rPr>
          <w:t xml:space="preserve"> v rámci kontrolovaného testovacího prostředí</w:t>
        </w:r>
      </w:ins>
      <w:r w:rsidDel="00000000" w:rsidR="00000000" w:rsidRPr="00000000">
        <w:rPr>
          <w:rtl w:val="0"/>
        </w:rPr>
        <w:t xml:space="preserve">.</w:t>
      </w:r>
    </w:p>
    <w:p w:rsidR="00000000" w:rsidDel="00000000" w:rsidP="00000000" w:rsidRDefault="00000000" w:rsidRPr="00000000" w14:paraId="0000003E">
      <w:pPr>
        <w:spacing w:after="240" w:before="240" w:lineRule="auto"/>
        <w:rPr/>
      </w:pPr>
      <w:commentRangeStart w:id="6"/>
      <w:commentRangeStart w:id="7"/>
      <w:r w:rsidDel="00000000" w:rsidR="00000000" w:rsidRPr="00000000">
        <w:rPr>
          <w:b w:val="1"/>
          <w:bCs w:val="1"/>
          <w:rtl w:val="0"/>
        </w:rPr>
        <w:t xml:space="preserve">Účastníci testování</w:t>
      </w:r>
      <w:r w:rsidDel="00000000" w:rsidR="00000000" w:rsidRPr="00000000">
        <w:rPr>
          <w:rtl w:val="0"/>
        </w:rPr>
        <w:t xml:space="preserve"> — lidé, komunity nebo organizace, kterých se testované řešení přímo dotýká.</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Podpora a koordinace</w:t>
      </w:r>
      <w:r w:rsidDel="00000000" w:rsidR="00000000" w:rsidRPr="00000000">
        <w:rPr>
          <w:rtl w:val="0"/>
        </w:rPr>
        <w:t xml:space="preserve"> — TAČR, GA ČR (financování), ÚOHS (veřejná podpora), RVVI (rozpočet na VaVaI), odborné platformy a výzkumné instituce.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xu18wvmkv3p6" w:id="21"/>
      <w:bookmarkEnd w:id="21"/>
      <w:r w:rsidDel="00000000" w:rsidR="00000000" w:rsidRPr="00000000">
        <w:rPr>
          <w:b w:val="1"/>
          <w:bCs w:val="1"/>
          <w:sz w:val="34"/>
          <w:szCs w:val="34"/>
          <w:rtl w:val="0"/>
        </w:rPr>
        <w:t xml:space="preserve">3. JAK SE HRAJE NA TOMTO PÍSKOVIŠTI — Metodika</w:t>
      </w:r>
    </w:p>
    <w:p w:rsidR="00000000" w:rsidDel="00000000" w:rsidP="00000000" w:rsidRDefault="00000000" w:rsidRPr="00000000" w14:paraId="00000041">
      <w:pPr>
        <w:pStyle w:val="Heading3"/>
        <w:keepNext w:val="0"/>
        <w:keepLines w:val="0"/>
        <w:spacing w:before="280" w:lineRule="auto"/>
        <w:rPr>
          <w:b w:val="1"/>
          <w:bCs w:val="1"/>
          <w:color w:val="1f1f1f"/>
          <w:sz w:val="26"/>
          <w:szCs w:val="26"/>
        </w:rPr>
      </w:pPr>
      <w:bookmarkStart w:colFirst="0" w:colLast="0" w:name="_hiio6ycs02oh" w:id="22"/>
      <w:bookmarkEnd w:id="22"/>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42">
      <w:pPr>
        <w:spacing w:after="240" w:before="240" w:lineRule="auto"/>
        <w:rPr/>
      </w:pPr>
      <w:r w:rsidDel="00000000" w:rsidR="00000000" w:rsidRPr="00000000">
        <w:rPr>
          <w:rtl w:val="0"/>
        </w:rPr>
        <w:t xml:space="preserve">Jak vzniká a funguje regulační pískoviště</w:t>
      </w:r>
    </w:p>
    <w:p w:rsidR="00000000" w:rsidDel="00000000" w:rsidP="00000000" w:rsidRDefault="00000000" w:rsidRPr="00000000" w14:paraId="00000043">
      <w:pPr>
        <w:pStyle w:val="Heading3"/>
        <w:keepNext w:val="0"/>
        <w:keepLines w:val="0"/>
        <w:spacing w:before="280" w:lineRule="auto"/>
        <w:rPr>
          <w:b w:val="1"/>
          <w:bCs w:val="1"/>
          <w:color w:val="1f1f1f"/>
          <w:sz w:val="26"/>
          <w:szCs w:val="26"/>
        </w:rPr>
      </w:pPr>
      <w:bookmarkStart w:colFirst="0" w:colLast="0" w:name="_939ep8h99dyd" w:id="23"/>
      <w:bookmarkEnd w:id="23"/>
      <w:r w:rsidDel="00000000" w:rsidR="00000000" w:rsidRPr="00000000">
        <w:rPr>
          <w:b w:val="1"/>
          <w:bCs w:val="1"/>
          <w:color w:val="1f1f1f"/>
          <w:sz w:val="26"/>
          <w:szCs w:val="26"/>
          <w:rtl w:val="0"/>
        </w:rPr>
        <w:t xml:space="preserve">Úvodní text</w:t>
      </w:r>
    </w:p>
    <w:p w:rsidR="00000000" w:rsidDel="00000000" w:rsidP="00000000" w:rsidRDefault="00000000" w:rsidRPr="00000000" w14:paraId="00000044">
      <w:pPr>
        <w:spacing w:after="240" w:before="240" w:lineRule="auto"/>
        <w:rPr/>
      </w:pPr>
      <w:r w:rsidDel="00000000" w:rsidR="00000000" w:rsidRPr="00000000">
        <w:rPr>
          <w:rtl w:val="0"/>
        </w:rPr>
        <w:t xml:space="preserve">Navrhujeme metodiku, která pokrývá celý životní cyklus regulačního pískoviště — od prvního nápadu po přenesení zkušeností do legislativy. Vycházíme z českého zákona 328/2025 Sb., zahraničních zkušeností (zejména německých Reallabore) a vlastního výzkumu.</w:t>
      </w:r>
    </w:p>
    <w:p w:rsidR="00000000" w:rsidDel="00000000" w:rsidP="00000000" w:rsidRDefault="00000000" w:rsidRPr="00000000" w14:paraId="00000045">
      <w:pPr>
        <w:pStyle w:val="Heading3"/>
        <w:keepNext w:val="0"/>
        <w:keepLines w:val="0"/>
        <w:spacing w:before="280" w:lineRule="auto"/>
        <w:rPr>
          <w:b w:val="1"/>
          <w:bCs w:val="1"/>
          <w:color w:val="1f1f1f"/>
          <w:sz w:val="26"/>
          <w:szCs w:val="26"/>
        </w:rPr>
      </w:pPr>
      <w:bookmarkStart w:colFirst="0" w:colLast="0" w:name="_vp47zio744n5" w:id="24"/>
      <w:bookmarkEnd w:id="24"/>
      <w:r w:rsidDel="00000000" w:rsidR="00000000" w:rsidRPr="00000000">
        <w:rPr>
          <w:b w:val="1"/>
          <w:bCs w:val="1"/>
          <w:color w:val="1f1f1f"/>
          <w:sz w:val="26"/>
          <w:szCs w:val="26"/>
          <w:rtl w:val="0"/>
        </w:rPr>
        <w:t xml:space="preserve">Čtyři kroky životního cyklu</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Krok 1 — Identifikace a příjem podnětu</w:t>
      </w:r>
      <w:r w:rsidDel="00000000" w:rsidR="00000000" w:rsidRPr="00000000">
        <w:rPr>
          <w:rtl w:val="0"/>
        </w:rPr>
        <w:t xml:space="preserve"> </w:t>
        <w:br w:type="textWrapping"/>
        <w:t xml:space="preserve">Někdo — firma, výzkumník, samospráva, nezisková organizace — přijde s nápadem, jak řešit konkrétní problém novým způsobem, který ale naráží na stávající legislativu. </w:t>
        <w:br w:type="textWrapping"/>
        <w:t xml:space="preserve">Podnět je posouzen: je sandbox vhodným nástrojem? </w:t>
      </w:r>
      <w:commentRangeStart w:id="8"/>
      <w:commentRangeStart w:id="9"/>
      <w:r w:rsidDel="00000000" w:rsidR="00000000" w:rsidRPr="00000000">
        <w:rPr>
          <w:rtl w:val="0"/>
        </w:rPr>
        <w:t xml:space="preserve">Spadá řešení do působnosti daného regulátora?</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N</w:t>
      </w:r>
      <w:r w:rsidDel="00000000" w:rsidR="00000000" w:rsidRPr="00000000">
        <w:rPr>
          <w:rtl w:val="0"/>
        </w:rPr>
        <w:t xml:space="preserve">emůže testování kohokoliv nebo cokoliv ohrozit?</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Krok 2 — Rozhodnutí regulátora</w:t>
      </w:r>
      <w:r w:rsidDel="00000000" w:rsidR="00000000" w:rsidRPr="00000000">
        <w:rPr>
          <w:rtl w:val="0"/>
        </w:rPr>
        <w:t xml:space="preserve"> </w:t>
        <w:br w:type="textWrapping"/>
        <w:t xml:space="preserve">Regulátor posoudí návrh a rozhodne o zřízení sandboxu. </w:t>
        <w:br w:type="textWrapping"/>
        <w:t xml:space="preserve">Stanoví parametry: délku trvání, cíle, indikátory úspěchu, rozsah dozoru a konkrétní výjimky z platné legislativy. Rozhodnutí musí být zveřejněno na internetových stránkách regulátora.</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Krok 3 — Realizace a monitoring</w:t>
      </w:r>
      <w:r w:rsidDel="00000000" w:rsidR="00000000" w:rsidRPr="00000000">
        <w:rPr>
          <w:rtl w:val="0"/>
        </w:rPr>
        <w:t xml:space="preserve"> </w:t>
        <w:br w:type="textWrapping"/>
        <w:t xml:space="preserve">Testování probíhá v reálných podmínkách pod dohledem regulátora. Průběžně se sbírají data, zpětná vazba od všech aktérů, vyhodnocují se rizika a přínosy.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Krok 4 — Regulatorní učení</w:t>
      </w:r>
      <w:r w:rsidDel="00000000" w:rsidR="00000000" w:rsidRPr="00000000">
        <w:rPr>
          <w:rtl w:val="0"/>
        </w:rPr>
        <w:t xml:space="preserve"> </w:t>
        <w:br w:type="textWrapping"/>
        <w:t xml:space="preserve">Nejdůležitější fáze. Do 3 měsíců po ukončení předkládá předkladatel regulátorovi zprávu o výsledcích. </w:t>
        <w:br w:type="textWrapping"/>
        <w:t xml:space="preserve">Regulátor vyhodnocuje, co se naučil, a rozhoduje o dalších krocích: úprava legislativy, rozšíření řešení, nebo zamítnutí. Bez regulatorního učení nemá sandbox smysl — testuje se pro testování.</w:t>
      </w:r>
    </w:p>
    <w:p w:rsidR="00000000" w:rsidDel="00000000" w:rsidP="00000000" w:rsidRDefault="00000000" w:rsidRPr="00000000" w14:paraId="0000004A">
      <w:pPr>
        <w:pStyle w:val="Heading3"/>
        <w:keepNext w:val="0"/>
        <w:keepLines w:val="0"/>
        <w:spacing w:before="280" w:lineRule="auto"/>
        <w:rPr>
          <w:b w:val="1"/>
          <w:bCs w:val="1"/>
          <w:color w:val="1f1f1f"/>
          <w:sz w:val="26"/>
          <w:szCs w:val="26"/>
        </w:rPr>
      </w:pPr>
      <w:bookmarkStart w:colFirst="0" w:colLast="0" w:name="_nrxh1nokknjr" w:id="25"/>
      <w:bookmarkEnd w:id="25"/>
      <w:r w:rsidDel="00000000" w:rsidR="00000000" w:rsidRPr="00000000">
        <w:rPr>
          <w:b w:val="1"/>
          <w:bCs w:val="1"/>
          <w:color w:val="1f1f1f"/>
          <w:sz w:val="26"/>
          <w:szCs w:val="26"/>
          <w:rtl w:val="0"/>
        </w:rPr>
        <w:t xml:space="preserve">Rozbalovací: Inspirace z Německa — Reallabore-Gesetz</w:t>
      </w:r>
    </w:p>
    <w:p w:rsidR="00000000" w:rsidDel="00000000" w:rsidP="00000000" w:rsidRDefault="00000000" w:rsidRPr="00000000" w14:paraId="0000004B">
      <w:pPr>
        <w:spacing w:after="240" w:before="240" w:lineRule="auto"/>
        <w:rPr/>
      </w:pPr>
      <w:r w:rsidDel="00000000" w:rsidR="00000000" w:rsidRPr="00000000">
        <w:rPr>
          <w:rtl w:val="0"/>
        </w:rPr>
        <w:t xml:space="preserve">Nejpropracovanější systém regulatorního učení na světě. Německý zákon o Reallabore (schválen vládou 2025, v procesu implementace) zavádí: zastřešující normy pro experimenty, experimentální doložky ve složkových zákonech, a jednotné online kontaktní místo, které poskytuje poradenství, databázi znalostí, podporu při rozšiřování otestovaných řešení a slouží jako kontaktní bod pro zákonodárce.</w:t>
      </w:r>
    </w:p>
    <w:p w:rsidR="00000000" w:rsidDel="00000000" w:rsidP="00000000" w:rsidRDefault="00000000" w:rsidRPr="00000000" w14:paraId="0000004C">
      <w:pPr>
        <w:pStyle w:val="Heading3"/>
        <w:keepNext w:val="0"/>
        <w:keepLines w:val="0"/>
        <w:spacing w:before="280" w:lineRule="auto"/>
        <w:rPr>
          <w:b w:val="1"/>
          <w:bCs w:val="1"/>
          <w:color w:val="1f1f1f"/>
          <w:sz w:val="26"/>
          <w:szCs w:val="26"/>
        </w:rPr>
      </w:pPr>
      <w:bookmarkStart w:colFirst="0" w:colLast="0" w:name="_oxj2eiyayw6" w:id="26"/>
      <w:bookmarkEnd w:id="26"/>
      <w:r w:rsidDel="00000000" w:rsidR="00000000" w:rsidRPr="00000000">
        <w:rPr>
          <w:b w:val="1"/>
          <w:bCs w:val="1"/>
          <w:color w:val="1f1f1f"/>
          <w:sz w:val="26"/>
          <w:szCs w:val="26"/>
          <w:rtl w:val="0"/>
        </w:rPr>
        <w:t xml:space="preserve">Co v ČR zatím chybí a co připravujeme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bCs w:val="1"/>
          <w:rtl w:val="0"/>
        </w:rPr>
        <w:t xml:space="preserve">Vnitřní procesní pravidla regulátorů</w:t>
      </w:r>
      <w:r w:rsidDel="00000000" w:rsidR="00000000" w:rsidRPr="00000000">
        <w:rPr>
          <w:rtl w:val="0"/>
        </w:rPr>
        <w:t xml:space="preserve"> — ministerstva zatím nemají nastaveno, jak přijímat podněty, posuzovat návrhy a rozhodovat o sandboxech.</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Metodika pro sociální oblast</w:t>
      </w:r>
      <w:r w:rsidDel="00000000" w:rsidR="00000000" w:rsidRPr="00000000">
        <w:rPr>
          <w:rtl w:val="0"/>
        </w:rPr>
        <w:t xml:space="preserve"> — sandboxy v sociální politice mají specifika (práce s ohroženými skupinami, meziresortní koordinace), pro která vytváříme specifickou metodiku.</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Zkušenosti z pilotního ověření</w:t>
      </w:r>
      <w:r w:rsidDel="00000000" w:rsidR="00000000" w:rsidRPr="00000000">
        <w:rPr>
          <w:rtl w:val="0"/>
        </w:rPr>
        <w:t xml:space="preserve"> — v ČR zatím </w:t>
      </w:r>
      <w:commentRangeStart w:id="10"/>
      <w:r w:rsidDel="00000000" w:rsidR="00000000" w:rsidRPr="00000000">
        <w:rPr>
          <w:rtl w:val="0"/>
        </w:rPr>
        <w:t xml:space="preserve">proběhl</w:t>
      </w:r>
      <w:commentRangeEnd w:id="10"/>
      <w:r w:rsidDel="00000000" w:rsidR="00000000" w:rsidRPr="00000000">
        <w:commentReference w:id="10"/>
      </w:r>
      <w:r w:rsidDel="00000000" w:rsidR="00000000" w:rsidRPr="00000000">
        <w:rPr>
          <w:rtl w:val="0"/>
        </w:rPr>
        <w:t xml:space="preserve"> pouze sandbox CzechInvestu ( </w:t>
      </w:r>
      <w:hyperlink r:id="rId7">
        <w:r w:rsidDel="00000000" w:rsidR="00000000" w:rsidRPr="00000000">
          <w:rPr>
            <w:color w:val="1155cc"/>
            <w:u w:val="single"/>
            <w:rtl w:val="0"/>
          </w:rPr>
          <w:t xml:space="preserve">https://fintechsandbox.cz/</w:t>
        </w:r>
      </w:hyperlink>
      <w:r w:rsidDel="00000000" w:rsidR="00000000" w:rsidRPr="00000000">
        <w:rPr>
          <w:rtl w:val="0"/>
        </w:rPr>
        <w:t xml:space="preserve">) pro finanční inovace. Projekt Vl:Aštovka připravuje první pilotní ověření v sociální oblasti.</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67mwxbudetz" w:id="27"/>
      <w:bookmarkEnd w:id="27"/>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1wvcpy62kjmx" w:id="28"/>
      <w:bookmarkEnd w:id="28"/>
      <w:r w:rsidDel="00000000" w:rsidR="00000000" w:rsidRPr="00000000">
        <w:rPr>
          <w:b w:val="1"/>
          <w:bCs w:val="1"/>
          <w:sz w:val="34"/>
          <w:szCs w:val="34"/>
          <w:rtl w:val="0"/>
        </w:rPr>
        <w:t xml:space="preserve">4. PŘÍKLADY Z DOMOVA I ZE ZAHRANIČÍ</w:t>
      </w:r>
    </w:p>
    <w:p w:rsidR="00000000" w:rsidDel="00000000" w:rsidP="00000000" w:rsidRDefault="00000000" w:rsidRPr="00000000" w14:paraId="00000052">
      <w:pPr>
        <w:pStyle w:val="Heading3"/>
        <w:keepNext w:val="0"/>
        <w:keepLines w:val="0"/>
        <w:spacing w:before="280" w:lineRule="auto"/>
        <w:rPr>
          <w:b w:val="1"/>
          <w:bCs w:val="1"/>
          <w:color w:val="1f1f1f"/>
          <w:sz w:val="26"/>
          <w:szCs w:val="26"/>
        </w:rPr>
      </w:pPr>
      <w:bookmarkStart w:colFirst="0" w:colLast="0" w:name="_j3fc78i4vjgz" w:id="29"/>
      <w:bookmarkEnd w:id="29"/>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53">
      <w:pPr>
        <w:spacing w:after="240" w:before="240" w:lineRule="auto"/>
        <w:rPr/>
      </w:pPr>
      <w:r w:rsidDel="00000000" w:rsidR="00000000" w:rsidRPr="00000000">
        <w:rPr>
          <w:rtl w:val="0"/>
        </w:rPr>
        <w:t xml:space="preserve">Pískoviště v praxi — doma i ve světě</w:t>
      </w:r>
    </w:p>
    <w:p w:rsidR="00000000" w:rsidDel="00000000" w:rsidP="00000000" w:rsidRDefault="00000000" w:rsidRPr="00000000" w14:paraId="00000054">
      <w:pPr>
        <w:pStyle w:val="Heading3"/>
        <w:keepNext w:val="0"/>
        <w:keepLines w:val="0"/>
        <w:spacing w:before="280" w:lineRule="auto"/>
        <w:rPr>
          <w:b w:val="1"/>
          <w:bCs w:val="1"/>
          <w:color w:val="1f1f1f"/>
          <w:sz w:val="26"/>
          <w:szCs w:val="26"/>
        </w:rPr>
      </w:pPr>
      <w:bookmarkStart w:colFirst="0" w:colLast="0" w:name="_e5bhwlgw9uod" w:id="30"/>
      <w:bookmarkEnd w:id="30"/>
      <w:r w:rsidDel="00000000" w:rsidR="00000000" w:rsidRPr="00000000">
        <w:rPr>
          <w:b w:val="1"/>
          <w:bCs w:val="1"/>
          <w:color w:val="1f1f1f"/>
          <w:sz w:val="26"/>
          <w:szCs w:val="26"/>
          <w:rtl w:val="0"/>
        </w:rPr>
        <w:t xml:space="preserve">Úvodní text</w:t>
      </w:r>
    </w:p>
    <w:p w:rsidR="00000000" w:rsidDel="00000000" w:rsidP="00000000" w:rsidRDefault="00000000" w:rsidRPr="00000000" w14:paraId="00000055">
      <w:pPr>
        <w:spacing w:after="240" w:before="240" w:lineRule="auto"/>
        <w:rPr/>
      </w:pPr>
      <w:r w:rsidDel="00000000" w:rsidR="00000000" w:rsidRPr="00000000">
        <w:rPr>
          <w:rtl w:val="0"/>
        </w:rPr>
        <w:t xml:space="preserve">Regulační pískoviště se především od roku 2016 rozšířila z oblasti finančních technologií (FinTech) do desítek oblastí a zemí. Některé výsledky již dnes běžně fungují v řadě zemí.</w:t>
      </w:r>
    </w:p>
    <w:p w:rsidR="00000000" w:rsidDel="00000000" w:rsidP="00000000" w:rsidRDefault="00000000" w:rsidRPr="00000000" w14:paraId="00000056">
      <w:pPr>
        <w:pStyle w:val="Heading3"/>
        <w:keepNext w:val="0"/>
        <w:keepLines w:val="0"/>
        <w:spacing w:before="280" w:lineRule="auto"/>
        <w:rPr>
          <w:b w:val="1"/>
          <w:bCs w:val="1"/>
          <w:color w:val="1f1f1f"/>
          <w:sz w:val="26"/>
          <w:szCs w:val="26"/>
        </w:rPr>
      </w:pPr>
      <w:bookmarkStart w:colFirst="0" w:colLast="0" w:name="_qa71j6y9o3j3" w:id="31"/>
      <w:bookmarkEnd w:id="31"/>
      <w:commentRangeStart w:id="11"/>
      <w:commentRangeStart w:id="12"/>
      <w:commentRangeStart w:id="13"/>
      <w:r w:rsidDel="00000000" w:rsidR="00000000" w:rsidRPr="00000000">
        <w:rPr>
          <w:b w:val="1"/>
          <w:bCs w:val="1"/>
          <w:color w:val="1f1f1f"/>
          <w:sz w:val="26"/>
          <w:szCs w:val="26"/>
          <w:rtl w:val="0"/>
        </w:rPr>
        <w:t xml:space="preserve">Příklady ze zahraničí</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 Německo — autobus bez řidiče v běžném městském provozu </w:t>
      </w:r>
      <w:r w:rsidDel="00000000" w:rsidR="00000000" w:rsidRPr="00000000">
        <w:rPr>
          <w:rtl w:val="0"/>
        </w:rPr>
        <w:t xml:space="preserve">Projekt HEAT v hamburské HafenCity testoval nasazení autonomního elektrického minibusu v běžném provozu MHD. Ukázal potenciál autonomní dopravy jako doplňku veřejné dopravy, ale také potřebu úprav legislativy a bezpečnostních pravidel. </w:t>
      </w:r>
      <w:commentRangeStart w:id="14"/>
      <w:commentRangeStart w:id="15"/>
      <w:r w:rsidDel="00000000" w:rsidR="00000000" w:rsidRPr="00000000">
        <w:rPr>
          <w:rtl w:val="0"/>
        </w:rPr>
        <w:t xml:space="preserve">Více zde.</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 Polsko — regulatorní sandbox v energetice </w:t>
      </w:r>
      <w:r w:rsidDel="00000000" w:rsidR="00000000" w:rsidRPr="00000000">
        <w:rPr>
          <w:rtl w:val="0"/>
        </w:rPr>
        <w:t xml:space="preserve">Polské piaskownice regulacyjne URE (energetický regulační úřad) umožňují testovat inovace v energetice s dočasnými výjimkami z vybraných regulatorních povinností. Zaměření na modernizaci energetiky — například smart grids, agregaci, lokální bilancování a integraci obnovitelných zdrojů. Více zde.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 Litva — vzor pro Evropu vznikl v Pobaltí </w:t>
      </w:r>
      <w:r w:rsidDel="00000000" w:rsidR="00000000" w:rsidRPr="00000000">
        <w:rPr>
          <w:rtl w:val="0"/>
        </w:rPr>
        <w:t xml:space="preserve">Sandbox Bank of Lithuania umožňuje testovat inovativní finanční produkty a služby v reálném prostředí pod dohledem regulátora. Zaměřuje se na FinTech inovace — od digitálních plateb po blockchainová řešení, včetně platformy LBChain. Patří mezi nejznámější evropské příklady propojení podpory inovací a regulatorního dohledu. Více zde.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 Velká Británie — kde to celé začalo (2016)</w:t>
      </w:r>
      <w:r w:rsidDel="00000000" w:rsidR="00000000" w:rsidRPr="00000000">
        <w:rPr>
          <w:rtl w:val="0"/>
        </w:rPr>
        <w:t xml:space="preserve"> Financial Conduct Authority (FCA) spustila vůbec první regulatorní sandbox na světě na doporučení Marka Walporta. Zaměření na FinTech — testování nových platebních systémů, „buy now, pay later" služeb a dalších finančních inovací. Stal se vzorem pro desítky dalších zemí.</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 Německo — Reallabore, nejlepší regulatorní učení na světě</w:t>
      </w:r>
      <w:r w:rsidDel="00000000" w:rsidR="00000000" w:rsidRPr="00000000">
        <w:rPr>
          <w:rtl w:val="0"/>
        </w:rPr>
        <w:t xml:space="preserve"> Innovationsportal poskytuje mapu běžících Reallabore, metodické nástroje a prostor pro síťování. Příklady: autonomní autobusy v reálném městském provozu, testování dynamických tarifů za energie, digitální řidičské průkazy. Zákon Reallabore-Gesetz (2025) zavádí jednotný právní rámec pro experimenty ve všech oblastech.</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 Rakousko — energetická Reallabore</w:t>
      </w:r>
      <w:r w:rsidDel="00000000" w:rsidR="00000000" w:rsidRPr="00000000">
        <w:rPr>
          <w:rtl w:val="0"/>
        </w:rPr>
        <w:t xml:space="preserve"> Program „100% Erneuerbare-Energie-Reallabore" testuje integrované regionální energetické systémy v šesti různých regionech. Propojuje výzkumné instituce, podniky a veřejnou správu.</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 Francie — experimenty zakotvené v Ústavě</w:t>
      </w:r>
      <w:r w:rsidDel="00000000" w:rsidR="00000000" w:rsidRPr="00000000">
        <w:rPr>
          <w:rtl w:val="0"/>
        </w:rPr>
        <w:t xml:space="preserve"> Článek 72 Ústavy přímo umožňuje experimentování. Iniciativa France Expérimentation dovoluje firmám žádat o výjimky z jakékoli legislativní normy, pokud blokuje inovativní projekt. Rozhoduje mezirezortní mechanismus a Úřad premiéra.</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 Itálie — Sperimentazione Italia</w:t>
      </w:r>
      <w:r w:rsidDel="00000000" w:rsidR="00000000" w:rsidRPr="00000000">
        <w:rPr>
          <w:rtl w:val="0"/>
        </w:rPr>
        <w:t xml:space="preserve"> Obecná experimentační doložka umožňuje firmám, univerzitám i výzkumným institucím testovat inovace s dočasnými výjimkami. Po ukončení experimentu mohou být návrhy na trvalou úpravu legislativy předloženy vládě.</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 Nizozemsko — sociální experimenty v zákonech</w:t>
      </w:r>
      <w:r w:rsidDel="00000000" w:rsidR="00000000" w:rsidRPr="00000000">
        <w:rPr>
          <w:rtl w:val="0"/>
        </w:rPr>
        <w:t xml:space="preserve"> Zákon o nezaměstnanosti umožňuje vládě zavádět dočasné experimenty s novými přístupy k aktivaci uchazečů o zaměstnání. Participační zákon umožňuje obcím realizovat experimenty s různými formami poskytování sociálních dávek. Klíčová inspirace pro sociální sandboxy v ČR.</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 Singapur — telemedicína otestovaná v sandboxu</w:t>
      </w:r>
      <w:r w:rsidDel="00000000" w:rsidR="00000000" w:rsidRPr="00000000">
        <w:rPr>
          <w:rtl w:val="0"/>
        </w:rPr>
        <w:t xml:space="preserve"> Mezi lety 2018–2021 byla v regulačním sandboxu testována telemedicína. Závěry se promítly do regulace. V roce 2024 ministerstvo zdravotnictví spustilo průběžný sandbox pro další zdravotnické inovace.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 Japonsko — sandbox otevřený celému světu</w:t>
      </w:r>
      <w:r w:rsidDel="00000000" w:rsidR="00000000" w:rsidRPr="00000000">
        <w:rPr>
          <w:rtl w:val="0"/>
        </w:rPr>
        <w:t xml:space="preserve"> Vládní sandboxový přístup je otevřen i nejaponským společnostem ze všech odvětví průmyslu. Pro žadatele funguje jednotné kontaktní místo. Zaměřeno na byznys a technologie.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 Evropská unie — sandboxy jako standard</w:t>
      </w:r>
      <w:r w:rsidDel="00000000" w:rsidR="00000000" w:rsidRPr="00000000">
        <w:rPr>
          <w:rtl w:val="0"/>
        </w:rPr>
        <w:t xml:space="preserve"> AI Act (2024) zavádí povinné AI sandboxy. Interoperable Europe Act testuje přeshraniční digitální služby. Farmaceutický balíček (2025) umožňuje sandbox pro nové léky. JRC připravuje Data Sharing Innovation Lab.</w:t>
      </w:r>
    </w:p>
    <w:p w:rsidR="00000000" w:rsidDel="00000000" w:rsidP="00000000" w:rsidRDefault="00000000" w:rsidRPr="00000000" w14:paraId="00000063">
      <w:pPr>
        <w:pStyle w:val="Heading3"/>
        <w:keepNext w:val="0"/>
        <w:keepLines w:val="0"/>
        <w:spacing w:before="280" w:lineRule="auto"/>
        <w:rPr>
          <w:b w:val="1"/>
          <w:bCs w:val="1"/>
          <w:color w:val="1f1f1f"/>
          <w:sz w:val="26"/>
          <w:szCs w:val="26"/>
        </w:rPr>
      </w:pPr>
      <w:bookmarkStart w:colFirst="0" w:colLast="0" w:name="_67e637r1y6ix" w:id="32"/>
      <w:bookmarkEnd w:id="32"/>
      <w:r w:rsidDel="00000000" w:rsidR="00000000" w:rsidRPr="00000000">
        <w:rPr>
          <w:b w:val="1"/>
          <w:bCs w:val="1"/>
          <w:color w:val="1f1f1f"/>
          <w:sz w:val="26"/>
          <w:szCs w:val="26"/>
          <w:rtl w:val="0"/>
        </w:rPr>
        <w:t xml:space="preserve">Příklady z ČR</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CzechInvest — první český sandbox (2024)</w:t>
      </w:r>
      <w:r w:rsidDel="00000000" w:rsidR="00000000" w:rsidRPr="00000000">
        <w:rPr>
          <w:rtl w:val="0"/>
        </w:rPr>
        <w:t xml:space="preserve"> </w:t>
        <w:br w:type="textWrapping"/>
        <w:t xml:space="preserve">Digitální regulační pískoviště za účelem podpory finančních inovací v rámci Národního plánu obnovy. CzechInvest spolupracuje s malými a středními firmami na finančních trzích. Typ: průzkumný (exploratory) — hledá se cesta, jak stávající legislativě vyhovět.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Vl:Aštovka — pilotní ověření v sociální oblasti (2025–2027)</w:t>
      </w:r>
      <w:r w:rsidDel="00000000" w:rsidR="00000000" w:rsidRPr="00000000">
        <w:rPr>
          <w:rtl w:val="0"/>
        </w:rPr>
        <w:t xml:space="preserve"> </w:t>
        <w:br w:type="textWrapping"/>
        <w:t xml:space="preserve">Projekt AQE advisors z OPZ+, který připravuje metodiku pro regulační pískoviště v sociální politice s pilotním ověřením na Ašsku. Zaměření na mezigenerační chudobu. → [odkaz na sekci o projektu]</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MŠMT — pokusné ověřování ve školství</w:t>
      </w:r>
      <w:r w:rsidDel="00000000" w:rsidR="00000000" w:rsidRPr="00000000">
        <w:rPr>
          <w:rtl w:val="0"/>
        </w:rPr>
        <w:t xml:space="preserve"> </w:t>
        <w:br w:type="textWrapping"/>
        <w:t xml:space="preserve">Školský zákon dlouhodobě umožňuje „pokusné ověřování" — de facto sandboxový přístup v pedagogice. Takto byl testován institut provázejícího učitele nebo hybridní výuka. Historicky jeden z nejstarších příkladů sandboxového přístupu v ČR.</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rs2skmrt046g" w:id="33"/>
      <w:bookmarkEnd w:id="33"/>
      <w:r w:rsidDel="00000000" w:rsidR="00000000" w:rsidRPr="00000000">
        <w:rPr>
          <w:b w:val="1"/>
          <w:bCs w:val="1"/>
          <w:sz w:val="34"/>
          <w:szCs w:val="34"/>
          <w:rtl w:val="0"/>
        </w:rPr>
        <w:t xml:space="preserve">5. VL:AŠTOVKA — Projekt</w:t>
      </w:r>
    </w:p>
    <w:p w:rsidR="00000000" w:rsidDel="00000000" w:rsidP="00000000" w:rsidRDefault="00000000" w:rsidRPr="00000000" w14:paraId="00000068">
      <w:pPr>
        <w:pStyle w:val="Heading3"/>
        <w:keepNext w:val="0"/>
        <w:keepLines w:val="0"/>
        <w:spacing w:before="280" w:lineRule="auto"/>
        <w:rPr>
          <w:b w:val="1"/>
          <w:bCs w:val="1"/>
          <w:color w:val="1f1f1f"/>
          <w:sz w:val="26"/>
          <w:szCs w:val="26"/>
        </w:rPr>
      </w:pPr>
      <w:bookmarkStart w:colFirst="0" w:colLast="0" w:name="_c3y5sx9g1t6m" w:id="34"/>
      <w:bookmarkEnd w:id="34"/>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69">
      <w:pPr>
        <w:spacing w:after="240" w:before="240" w:lineRule="auto"/>
        <w:rPr/>
      </w:pPr>
      <w:r w:rsidDel="00000000" w:rsidR="00000000" w:rsidRPr="00000000">
        <w:rPr>
          <w:rtl w:val="0"/>
        </w:rPr>
        <w:t xml:space="preserve">Vl:Aštovka — Regulační pískoviště pro sociální inovace</w:t>
      </w:r>
    </w:p>
    <w:p w:rsidR="00000000" w:rsidDel="00000000" w:rsidP="00000000" w:rsidRDefault="00000000" w:rsidRPr="00000000" w14:paraId="0000006A">
      <w:pPr>
        <w:pStyle w:val="Heading3"/>
        <w:keepNext w:val="0"/>
        <w:keepLines w:val="0"/>
        <w:spacing w:before="280" w:lineRule="auto"/>
        <w:rPr>
          <w:b w:val="1"/>
          <w:bCs w:val="1"/>
          <w:color w:val="1f1f1f"/>
          <w:sz w:val="26"/>
          <w:szCs w:val="26"/>
        </w:rPr>
      </w:pPr>
      <w:bookmarkStart w:colFirst="0" w:colLast="0" w:name="_1f285nfb9xbx" w:id="35"/>
      <w:bookmarkEnd w:id="35"/>
      <w:r w:rsidDel="00000000" w:rsidR="00000000" w:rsidRPr="00000000">
        <w:rPr>
          <w:b w:val="1"/>
          <w:bCs w:val="1"/>
          <w:color w:val="1f1f1f"/>
          <w:sz w:val="26"/>
          <w:szCs w:val="26"/>
          <w:rtl w:val="0"/>
        </w:rPr>
        <w:t xml:space="preserve">Úvodní text</w:t>
      </w:r>
    </w:p>
    <w:p w:rsidR="00000000" w:rsidDel="00000000" w:rsidP="00000000" w:rsidRDefault="00000000" w:rsidRPr="00000000" w14:paraId="0000006B">
      <w:pPr>
        <w:spacing w:after="240" w:before="240" w:lineRule="auto"/>
        <w:rPr/>
      </w:pPr>
      <w:r w:rsidDel="00000000" w:rsidR="00000000" w:rsidRPr="00000000">
        <w:rPr>
          <w:rtl w:val="0"/>
        </w:rPr>
        <w:t xml:space="preserve">Využití regulatorních sandboxů pro inovace v sociální politice: Pilotní ověření na Ašsku. Projekt financovaný z Operačního programu Zaměstnanost plus (OPZ+), registrační číslo CZ.03.03.01/23_057/0006345. Realizátor: AQE advisors, a.s.</w:t>
      </w:r>
    </w:p>
    <w:p w:rsidR="00000000" w:rsidDel="00000000" w:rsidP="00000000" w:rsidRDefault="00000000" w:rsidRPr="00000000" w14:paraId="0000006C">
      <w:pPr>
        <w:pStyle w:val="Heading3"/>
        <w:keepNext w:val="0"/>
        <w:keepLines w:val="0"/>
        <w:spacing w:before="280" w:lineRule="auto"/>
        <w:rPr>
          <w:b w:val="1"/>
          <w:bCs w:val="1"/>
          <w:color w:val="1f1f1f"/>
          <w:sz w:val="26"/>
          <w:szCs w:val="26"/>
        </w:rPr>
      </w:pPr>
      <w:bookmarkStart w:colFirst="0" w:colLast="0" w:name="_pqs5a7foxc3f" w:id="36"/>
      <w:bookmarkEnd w:id="36"/>
      <w:r w:rsidDel="00000000" w:rsidR="00000000" w:rsidRPr="00000000">
        <w:rPr>
          <w:b w:val="1"/>
          <w:bCs w:val="1"/>
          <w:color w:val="1f1f1f"/>
          <w:sz w:val="26"/>
          <w:szCs w:val="26"/>
          <w:rtl w:val="0"/>
        </w:rPr>
        <w:t xml:space="preserve">O projektu</w:t>
      </w:r>
    </w:p>
    <w:p w:rsidR="00000000" w:rsidDel="00000000" w:rsidP="00000000" w:rsidRDefault="00000000" w:rsidRPr="00000000" w14:paraId="0000006D">
      <w:pPr>
        <w:spacing w:after="240" w:before="240" w:lineRule="auto"/>
        <w:rPr/>
      </w:pPr>
      <w:r w:rsidDel="00000000" w:rsidR="00000000" w:rsidRPr="00000000">
        <w:rPr>
          <w:rtl w:val="0"/>
        </w:rPr>
        <w:t xml:space="preserve">Vl:Aštovka je první projekt v České republice, který systematicky zpracovává metodiku pro využití regulačních pískovišť v sociální oblasti. Propojuje dvě problematiky: regulatorní sandboxy jako nástroj inovací a mezigenerační chudobu jako konkrétní sociální problém k řešení.</w:t>
      </w:r>
    </w:p>
    <w:p w:rsidR="00000000" w:rsidDel="00000000" w:rsidP="00000000" w:rsidRDefault="00000000" w:rsidRPr="00000000" w14:paraId="0000006E">
      <w:pPr>
        <w:spacing w:after="240" w:before="240" w:lineRule="auto"/>
        <w:rPr/>
      </w:pPr>
      <w:r w:rsidDel="00000000" w:rsidR="00000000" w:rsidRPr="00000000">
        <w:rPr>
          <w:rtl w:val="0"/>
        </w:rPr>
        <w:t xml:space="preserve">Pilotní území je Ašsko — region, který koncentruje řadu strukturálních problémů (vysoká zadluženost, odliv obyvatel, závislost na německém trhu práce, obchod s chudobou) a kde standardní plošné nástroje státní politiky prokazatelně selhávají.</w:t>
      </w:r>
    </w:p>
    <w:p w:rsidR="00000000" w:rsidDel="00000000" w:rsidP="00000000" w:rsidRDefault="00000000" w:rsidRPr="00000000" w14:paraId="0000006F">
      <w:pPr>
        <w:pStyle w:val="Heading3"/>
        <w:keepNext w:val="0"/>
        <w:keepLines w:val="0"/>
        <w:spacing w:before="280" w:lineRule="auto"/>
        <w:rPr>
          <w:b w:val="1"/>
          <w:bCs w:val="1"/>
          <w:color w:val="1f1f1f"/>
          <w:sz w:val="26"/>
          <w:szCs w:val="26"/>
        </w:rPr>
      </w:pPr>
      <w:bookmarkStart w:colFirst="0" w:colLast="0" w:name="_6ft7vzr6vahr" w:id="37"/>
      <w:bookmarkEnd w:id="37"/>
      <w:r w:rsidDel="00000000" w:rsidR="00000000" w:rsidRPr="00000000">
        <w:rPr>
          <w:b w:val="1"/>
          <w:bCs w:val="1"/>
          <w:color w:val="1f1f1f"/>
          <w:sz w:val="26"/>
          <w:szCs w:val="26"/>
          <w:rtl w:val="0"/>
        </w:rPr>
        <w:t xml:space="preserve">Výstupy projektu</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b w:val="1"/>
          <w:bCs w:val="1"/>
          <w:rtl w:val="0"/>
        </w:rPr>
        <w:t xml:space="preserve">Analytická zpráva</w:t>
      </w:r>
      <w:r w:rsidDel="00000000" w:rsidR="00000000" w:rsidRPr="00000000">
        <w:rPr>
          <w:rtl w:val="0"/>
        </w:rPr>
        <w:t xml:space="preserve"> — stav regulatorních sandboxů, identifikace aspektů mezigenerační chudoby, popis specifické situace na Ašsku</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Funkční model sociálního sandboxu pro Ašsko</w:t>
      </w:r>
      <w:r w:rsidDel="00000000" w:rsidR="00000000" w:rsidRPr="00000000">
        <w:rPr>
          <w:rtl w:val="0"/>
        </w:rPr>
        <w:t xml:space="preserve"> — konkrétní návrh, jak by sandbox v sociální oblasti mohl fungovat</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bCs w:val="1"/>
          <w:rtl w:val="0"/>
        </w:rPr>
        <w:t xml:space="preserve">Metodika realizace sandboxů ve veřejné správě</w:t>
      </w:r>
      <w:r w:rsidDel="00000000" w:rsidR="00000000" w:rsidRPr="00000000">
        <w:rPr>
          <w:rtl w:val="0"/>
        </w:rPr>
        <w:t xml:space="preserve"> — obecná metodika využitelná kterýmkoli ministerstvem</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bCs w:val="1"/>
          <w:rtl w:val="0"/>
        </w:rPr>
        <w:t xml:space="preserve">Metodika RS s ohledem na sociální problematiku</w:t>
      </w:r>
      <w:r w:rsidDel="00000000" w:rsidR="00000000" w:rsidRPr="00000000">
        <w:rPr>
          <w:rtl w:val="0"/>
        </w:rPr>
        <w:t xml:space="preserve"> — specifická metodika pro sociální oblast</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bCs w:val="1"/>
          <w:rtl w:val="0"/>
        </w:rPr>
        <w:t xml:space="preserve">Evaluační zpráva</w:t>
      </w:r>
      <w:r w:rsidDel="00000000" w:rsidR="00000000" w:rsidRPr="00000000">
        <w:rPr>
          <w:rtl w:val="0"/>
        </w:rPr>
        <w:t xml:space="preserve"> — metodika hodnocení dopadů sandboxů</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b w:val="1"/>
          <w:bCs w:val="1"/>
          <w:rtl w:val="0"/>
        </w:rPr>
        <w:t xml:space="preserve">Model spolupráce a udržitelnosti sítě</w:t>
      </w:r>
      <w:r w:rsidDel="00000000" w:rsidR="00000000" w:rsidRPr="00000000">
        <w:rPr>
          <w:rtl w:val="0"/>
        </w:rPr>
        <w:t xml:space="preserve"> — jak udržet spolupráci aktérů po skončení projektu</w:t>
      </w:r>
    </w:p>
    <w:p w:rsidR="00000000" w:rsidDel="00000000" w:rsidP="00000000" w:rsidRDefault="00000000" w:rsidRPr="00000000" w14:paraId="00000076">
      <w:pPr>
        <w:pStyle w:val="Heading3"/>
        <w:keepNext w:val="0"/>
        <w:keepLines w:val="0"/>
        <w:spacing w:before="280" w:lineRule="auto"/>
        <w:rPr>
          <w:b w:val="1"/>
          <w:bCs w:val="1"/>
          <w:color w:val="1f1f1f"/>
          <w:sz w:val="26"/>
          <w:szCs w:val="26"/>
        </w:rPr>
      </w:pPr>
      <w:bookmarkStart w:colFirst="0" w:colLast="0" w:name="_z73cwq1gaaqk" w:id="38"/>
      <w:bookmarkEnd w:id="38"/>
      <w:r w:rsidDel="00000000" w:rsidR="00000000" w:rsidRPr="00000000">
        <w:rPr>
          <w:b w:val="1"/>
          <w:bCs w:val="1"/>
          <w:color w:val="1f1f1f"/>
          <w:sz w:val="26"/>
          <w:szCs w:val="26"/>
          <w:rtl w:val="0"/>
        </w:rPr>
        <w:t xml:space="preserve">Tým</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Rut Bízková</w:t>
      </w:r>
      <w:r w:rsidDel="00000000" w:rsidR="00000000" w:rsidRPr="00000000">
        <w:rPr>
          <w:rtl w:val="0"/>
        </w:rPr>
        <w:t xml:space="preserve"> se zabývá významem inovací pro regionální rozvoj, managementem výzkumu a vývoje, využitím nových znalostí pro rozvoj společnosti. Z původní profese – výzkumu v jaderné chemii se postupně dostala k energetice a životnímu prostředí, udržitelnému rozvoji, nezbytnosti tvořit strategie a pak je uskutečňovat. Je spolu/autorkou řady strategických dokumentů. Usiluje o propojení aktérů na národní, regionální a místní úrovni tak, aby se inovace rychle uplatňovaly na každém místě Česka pro dobrý život jeho obyvatel.</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Jan Havránek </w:t>
      </w:r>
    </w:p>
    <w:p w:rsidR="00000000" w:rsidDel="00000000" w:rsidP="00000000" w:rsidRDefault="00000000" w:rsidRPr="00000000" w14:paraId="00000079">
      <w:pPr>
        <w:spacing w:after="240" w:before="240" w:lineRule="auto"/>
        <w:rPr>
          <w:i w:val="1"/>
          <w:iCs w:val="1"/>
        </w:rPr>
      </w:pPr>
      <w:r w:rsidDel="00000000" w:rsidR="00000000" w:rsidRPr="00000000">
        <w:rPr>
          <w:b w:val="1"/>
          <w:bCs w:val="1"/>
          <w:rtl w:val="0"/>
        </w:rPr>
        <w:t xml:space="preserve">Jan Pavelka</w:t>
      </w:r>
      <w:r w:rsidDel="00000000" w:rsidR="00000000" w:rsidRPr="00000000">
        <w:rPr>
          <w:rtl w:val="0"/>
        </w:rPr>
        <w:t xml:space="preserve"> pochází z akademického prostředí — jako výzkumník na Univerzitě Palackého v Olomouci a VUT v Brně se dlouhodobě věnoval vztahu mezi životním stylem, zdravím a kvalitou života, zejména u dětí a dospívajících. Podílel se na mezinárodní výzkumné síti HBSC a řídil výstavbu vědecko-technického parku BALUO. Zkušenosti s řízením výzkumných projektů a prací s daty o kvalitě života v regionech ho přivedly ke konzultační činnosti pro veřejný sektor ve společnosti AQE advisors. V projektu Vl:Aštovka působí jako projektový manažer a zabývá se využitím metodiky spekulativního designu pro modelování budoucích scénářů regulatorních sandboxů v sociální oblasti.</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Katka Kusáková — medailonek k doplnění</w:t>
      </w:r>
    </w:p>
    <w:p w:rsidR="00000000" w:rsidDel="00000000" w:rsidP="00000000" w:rsidRDefault="00000000" w:rsidRPr="00000000" w14:paraId="0000007B">
      <w:pPr>
        <w:spacing w:after="240" w:before="240" w:lineRule="auto"/>
        <w:rPr/>
      </w:pPr>
      <w:r w:rsidDel="00000000" w:rsidR="00000000" w:rsidRPr="00000000">
        <w:rPr>
          <w:rtl w:val="0"/>
        </w:rPr>
        <w:t xml:space="preserve">Aneta Šmerdová — medailonek k doplnění</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Daniel Bečvář</w:t>
      </w:r>
      <w:r w:rsidDel="00000000" w:rsidR="00000000" w:rsidRPr="00000000">
        <w:rPr>
          <w:rtl w:val="0"/>
        </w:rPr>
        <w:t xml:space="preserve"> je čerstvě vystudovaný sociální geograf se zaměřením na regionální rozvoj. V současnosti studuje doktorský program geografie na Fakultě ekonomické ZČU. Své aktivity staví okolo rozvoje Karlovarského kraje, v dizertaci se zabývá důvody a faktory migrace vysokoškoláků právě z tohoto kraje. V rámci Institutu lázeňství a balneologie rozvíjí české poznání o regulatorních sandboxech. Je hlavním autorem první rešerše odborné literatury (literature review) k tématu regulatorních sandboxů ve střední Evropě.</w:t>
      </w:r>
    </w:p>
    <w:p w:rsidR="00000000" w:rsidDel="00000000" w:rsidP="00000000" w:rsidRDefault="00000000" w:rsidRPr="00000000" w14:paraId="0000007D">
      <w:pPr>
        <w:spacing w:after="240" w:before="240" w:lineRule="auto"/>
        <w:rPr>
          <w:i w:val="1"/>
          <w:iCs w:val="1"/>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1f1f1f"/>
          <w:sz w:val="26"/>
          <w:szCs w:val="26"/>
        </w:rPr>
      </w:pPr>
      <w:bookmarkStart w:colFirst="0" w:colLast="0" w:name="_h8fwlk23ieql" w:id="39"/>
      <w:bookmarkEnd w:id="39"/>
      <w:r w:rsidDel="00000000" w:rsidR="00000000" w:rsidRPr="00000000">
        <w:rPr>
          <w:b w:val="1"/>
          <w:bCs w:val="1"/>
          <w:color w:val="1f1f1f"/>
          <w:sz w:val="26"/>
          <w:szCs w:val="26"/>
          <w:rtl w:val="0"/>
        </w:rPr>
        <w:t xml:space="preserve">Povinná publicita</w:t>
      </w:r>
    </w:p>
    <w:p w:rsidR="00000000" w:rsidDel="00000000" w:rsidP="00000000" w:rsidRDefault="00000000" w:rsidRPr="00000000" w14:paraId="0000007F">
      <w:pPr>
        <w:spacing w:after="240" w:before="240" w:lineRule="auto"/>
        <w:rPr/>
      </w:pPr>
      <w:r w:rsidDel="00000000" w:rsidR="00000000" w:rsidRPr="00000000">
        <w:rPr>
          <w:rtl w:val="0"/>
        </w:rPr>
        <w:t xml:space="preserve">Projekt Vl:Aštovka (CZ.03.03.01/23_057/0006345) je financován z Operačního programu Zaměstnanost plus (OPZ+).</w:t>
      </w:r>
    </w:p>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[Loga EU, OPZ+, MPSV — doplnit dle pravidel publicity]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34"/>
          <w:szCs w:val="34"/>
        </w:rPr>
      </w:pPr>
      <w:r w:rsidDel="00000000" w:rsidR="00000000" w:rsidRPr="00000000">
        <w:rPr>
          <w:b w:val="1"/>
          <w:bCs w:val="1"/>
          <w:sz w:val="34"/>
          <w:szCs w:val="34"/>
          <w:rtl w:val="0"/>
        </w:rPr>
        <w:t xml:space="preserve">6. ČASOVÁ OSA</w:t>
      </w:r>
    </w:p>
    <w:p w:rsidR="00000000" w:rsidDel="00000000" w:rsidP="00000000" w:rsidRDefault="00000000" w:rsidRPr="00000000" w14:paraId="00000083">
      <w:pPr>
        <w:pStyle w:val="Heading3"/>
        <w:keepNext w:val="0"/>
        <w:keepLines w:val="0"/>
        <w:spacing w:before="280" w:lineRule="auto"/>
        <w:rPr>
          <w:b w:val="1"/>
          <w:bCs w:val="1"/>
          <w:color w:val="1f1f1f"/>
          <w:sz w:val="26"/>
          <w:szCs w:val="26"/>
        </w:rPr>
      </w:pPr>
      <w:bookmarkStart w:colFirst="0" w:colLast="0" w:name="_ujr5a8i7o4ci" w:id="40"/>
      <w:bookmarkEnd w:id="40"/>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84">
      <w:pPr>
        <w:spacing w:after="240" w:before="240" w:lineRule="auto"/>
        <w:rPr/>
      </w:pPr>
      <w:r w:rsidDel="00000000" w:rsidR="00000000" w:rsidRPr="00000000">
        <w:rPr>
          <w:rtl w:val="0"/>
        </w:rPr>
        <w:t xml:space="preserve">Kde se nacházíme</w:t>
      </w:r>
    </w:p>
    <w:p w:rsidR="00000000" w:rsidDel="00000000" w:rsidP="00000000" w:rsidRDefault="00000000" w:rsidRPr="00000000" w14:paraId="00000085">
      <w:pPr>
        <w:pStyle w:val="Heading3"/>
        <w:keepNext w:val="0"/>
        <w:keepLines w:val="0"/>
        <w:spacing w:before="280" w:lineRule="auto"/>
        <w:rPr>
          <w:b w:val="1"/>
          <w:bCs w:val="1"/>
          <w:color w:val="1f1f1f"/>
          <w:sz w:val="26"/>
          <w:szCs w:val="26"/>
        </w:rPr>
      </w:pPr>
      <w:bookmarkStart w:colFirst="0" w:colLast="0" w:name="_as659cgzu6l0" w:id="41"/>
      <w:bookmarkEnd w:id="41"/>
      <w:r w:rsidDel="00000000" w:rsidR="00000000" w:rsidRPr="00000000">
        <w:rPr>
          <w:b w:val="1"/>
          <w:bCs w:val="1"/>
          <w:color w:val="1f1f1f"/>
          <w:sz w:val="26"/>
          <w:szCs w:val="26"/>
          <w:rtl w:val="0"/>
        </w:rPr>
        <w:t xml:space="preserve">Úvodní text</w:t>
      </w:r>
    </w:p>
    <w:p w:rsidR="00000000" w:rsidDel="00000000" w:rsidP="00000000" w:rsidRDefault="00000000" w:rsidRPr="00000000" w14:paraId="00000086">
      <w:pPr>
        <w:spacing w:after="240" w:before="240" w:lineRule="auto"/>
        <w:rPr/>
      </w:pPr>
      <w:r w:rsidDel="00000000" w:rsidR="00000000" w:rsidRPr="00000000">
        <w:rPr>
          <w:rtl w:val="0"/>
        </w:rPr>
        <w:t xml:space="preserve">Přehled klíčových milníků — od prvního zmínění sandboxů v české strategii (2018) po plánované aktivity a legislativní termíny.</w:t>
      </w:r>
    </w:p>
    <w:p w:rsidR="00000000" w:rsidDel="00000000" w:rsidP="00000000" w:rsidRDefault="00000000" w:rsidRPr="00000000" w14:paraId="00000087">
      <w:pPr>
        <w:spacing w:after="240" w:before="240" w:lineRule="auto"/>
        <w:rPr>
          <w:i w:val="1"/>
          <w:iCs w:val="1"/>
        </w:rPr>
      </w:pPr>
      <w:r w:rsidDel="00000000" w:rsidR="00000000" w:rsidRPr="00000000">
        <w:rPr>
          <w:b w:val="1"/>
          <w:bCs w:val="1"/>
          <w:rtl w:val="0"/>
        </w:rPr>
        <w:t xml:space="preserve">2018 — První zmínka v české strategii</w:t>
      </w:r>
      <w:r w:rsidDel="00000000" w:rsidR="00000000" w:rsidRPr="00000000">
        <w:rPr>
          <w:rtl w:val="0"/>
        </w:rPr>
        <w:t xml:space="preserve"> Strategie digitalizace „Digitální Česko" obsahuje úkol pro MPO: zavedení institutu sandboxu do českého práva. </w:t>
      </w:r>
      <w:r w:rsidDel="00000000" w:rsidR="00000000" w:rsidRPr="00000000">
        <w:rPr>
          <w:i w:val="1"/>
          <w:iCs w:val="1"/>
          <w:rtl w:val="0"/>
        </w:rPr>
        <w:t xml:space="preserve">Status: Splněno</w:t>
      </w:r>
    </w:p>
    <w:p w:rsidR="00000000" w:rsidDel="00000000" w:rsidP="00000000" w:rsidRDefault="00000000" w:rsidRPr="00000000" w14:paraId="00000088">
      <w:pPr>
        <w:spacing w:after="240" w:before="240" w:lineRule="auto"/>
        <w:rPr>
          <w:i w:val="1"/>
          <w:iCs w:val="1"/>
        </w:rPr>
      </w:pPr>
      <w:r w:rsidDel="00000000" w:rsidR="00000000" w:rsidRPr="00000000">
        <w:rPr>
          <w:b w:val="1"/>
          <w:bCs w:val="1"/>
          <w:rtl w:val="0"/>
        </w:rPr>
        <w:t xml:space="preserve">2020 — EU přijímá koncept</w:t>
      </w:r>
      <w:r w:rsidDel="00000000" w:rsidR="00000000" w:rsidRPr="00000000">
        <w:rPr>
          <w:rtl w:val="0"/>
        </w:rPr>
        <w:t xml:space="preserve"> Rada Evropské unie formálně uznává regulatorní sandboxy prostřednictvím „Závěrů Rady o regulatorních sandboxech a doložkách o experimentování". </w:t>
      </w:r>
      <w:r w:rsidDel="00000000" w:rsidR="00000000" w:rsidRPr="00000000">
        <w:rPr>
          <w:i w:val="1"/>
          <w:iCs w:val="1"/>
          <w:rtl w:val="0"/>
        </w:rPr>
        <w:t xml:space="preserve">Status: Splněno</w:t>
      </w:r>
    </w:p>
    <w:p w:rsidR="00000000" w:rsidDel="00000000" w:rsidP="00000000" w:rsidRDefault="00000000" w:rsidRPr="00000000" w14:paraId="00000089">
      <w:pPr>
        <w:spacing w:after="240" w:before="240" w:lineRule="auto"/>
        <w:rPr>
          <w:i w:val="1"/>
          <w:iCs w:val="1"/>
        </w:rPr>
      </w:pPr>
      <w:r w:rsidDel="00000000" w:rsidR="00000000" w:rsidRPr="00000000">
        <w:rPr>
          <w:b w:val="1"/>
          <w:bCs w:val="1"/>
          <w:rtl w:val="0"/>
        </w:rPr>
        <w:t xml:space="preserve">2021 — RVVI doporučuje vyzkoušet</w:t>
      </w:r>
      <w:r w:rsidDel="00000000" w:rsidR="00000000" w:rsidRPr="00000000">
        <w:rPr>
          <w:rtl w:val="0"/>
        </w:rPr>
        <w:t xml:space="preserve"> Na základě dopisu Energetického regulačního úřadu doporučuje Rada pro výzkum, vývoj a inovace Technologické agentuře ČR vyzkoušet RS v oblasti energetiky. </w:t>
      </w:r>
      <w:r w:rsidDel="00000000" w:rsidR="00000000" w:rsidRPr="00000000">
        <w:rPr>
          <w:i w:val="1"/>
          <w:iCs w:val="1"/>
          <w:rtl w:val="0"/>
        </w:rPr>
        <w:t xml:space="preserve">Status: Splněno</w:t>
      </w:r>
    </w:p>
    <w:p w:rsidR="00000000" w:rsidDel="00000000" w:rsidP="00000000" w:rsidRDefault="00000000" w:rsidRPr="00000000" w14:paraId="0000008A">
      <w:pPr>
        <w:spacing w:after="240" w:before="240" w:lineRule="auto"/>
        <w:rPr>
          <w:i w:val="1"/>
          <w:iCs w:val="1"/>
        </w:rPr>
      </w:pPr>
      <w:r w:rsidDel="00000000" w:rsidR="00000000" w:rsidRPr="00000000">
        <w:rPr>
          <w:b w:val="1"/>
          <w:bCs w:val="1"/>
          <w:rtl w:val="0"/>
        </w:rPr>
        <w:t xml:space="preserve">2022–2023 — Mise OECD do ČR</w:t>
      </w:r>
      <w:r w:rsidDel="00000000" w:rsidR="00000000" w:rsidRPr="00000000">
        <w:rPr>
          <w:rtl w:val="0"/>
        </w:rPr>
        <w:t xml:space="preserve"> S podporou Evropské komise provedena mise OECD, výsledkem jsou doporučení pro nastavení regulačního sandboxu pro finanční inovace. </w:t>
      </w:r>
      <w:r w:rsidDel="00000000" w:rsidR="00000000" w:rsidRPr="00000000">
        <w:rPr>
          <w:i w:val="1"/>
          <w:iCs w:val="1"/>
          <w:rtl w:val="0"/>
        </w:rPr>
        <w:t xml:space="preserve">Status: Splněno</w:t>
      </w:r>
    </w:p>
    <w:p w:rsidR="00000000" w:rsidDel="00000000" w:rsidP="00000000" w:rsidRDefault="00000000" w:rsidRPr="00000000" w14:paraId="0000008B">
      <w:pPr>
        <w:spacing w:after="240" w:before="240" w:lineRule="auto"/>
        <w:rPr>
          <w:i w:val="1"/>
          <w:iCs w:val="1"/>
        </w:rPr>
      </w:pPr>
      <w:r w:rsidDel="00000000" w:rsidR="00000000" w:rsidRPr="00000000">
        <w:rPr>
          <w:b w:val="1"/>
          <w:bCs w:val="1"/>
          <w:rtl w:val="0"/>
        </w:rPr>
        <w:t xml:space="preserve">2024 — První český sandbox (CzechInvest)</w:t>
      </w:r>
      <w:r w:rsidDel="00000000" w:rsidR="00000000" w:rsidRPr="00000000">
        <w:rPr>
          <w:rtl w:val="0"/>
        </w:rPr>
        <w:t xml:space="preserve"> Usnesením vlády č. 166/2024 zřízeno digitální regulační pískoviště pro finanční inovace. Realizátor CzechInvest. </w:t>
      </w:r>
      <w:r w:rsidDel="00000000" w:rsidR="00000000" w:rsidRPr="00000000">
        <w:rPr>
          <w:i w:val="1"/>
          <w:iCs w:val="1"/>
          <w:rtl w:val="0"/>
        </w:rPr>
        <w:t xml:space="preserve">Status: Probíhá</w:t>
      </w:r>
    </w:p>
    <w:p w:rsidR="00000000" w:rsidDel="00000000" w:rsidP="00000000" w:rsidRDefault="00000000" w:rsidRPr="00000000" w14:paraId="0000008C">
      <w:pPr>
        <w:spacing w:after="240" w:before="240" w:lineRule="auto"/>
        <w:rPr>
          <w:i w:val="1"/>
          <w:iCs w:val="1"/>
        </w:rPr>
      </w:pPr>
      <w:r w:rsidDel="00000000" w:rsidR="00000000" w:rsidRPr="00000000">
        <w:rPr>
          <w:b w:val="1"/>
          <w:bCs w:val="1"/>
          <w:rtl w:val="0"/>
        </w:rPr>
        <w:t xml:space="preserve">2025 — Zákon 328/2025 Sb.</w:t>
      </w:r>
      <w:r w:rsidDel="00000000" w:rsidR="00000000" w:rsidRPr="00000000">
        <w:rPr>
          <w:rtl w:val="0"/>
        </w:rPr>
        <w:t xml:space="preserve"> Přijat klíčový zákon, který zavádí regulatorní sandboxy do českého práva. Definuje kontrolované testovací prostředí, pravidla a kompetence. </w:t>
      </w:r>
      <w:r w:rsidDel="00000000" w:rsidR="00000000" w:rsidRPr="00000000">
        <w:rPr>
          <w:i w:val="1"/>
          <w:iCs w:val="1"/>
          <w:rtl w:val="0"/>
        </w:rPr>
        <w:t xml:space="preserve">Status: Splněno</w:t>
      </w:r>
    </w:p>
    <w:p w:rsidR="00000000" w:rsidDel="00000000" w:rsidP="00000000" w:rsidRDefault="00000000" w:rsidRPr="00000000" w14:paraId="0000008D">
      <w:pPr>
        <w:spacing w:after="240" w:before="240" w:lineRule="auto"/>
        <w:rPr>
          <w:i w:val="1"/>
          <w:iCs w:val="1"/>
        </w:rPr>
      </w:pPr>
      <w:r w:rsidDel="00000000" w:rsidR="00000000" w:rsidRPr="00000000">
        <w:rPr>
          <w:b w:val="1"/>
          <w:bCs w:val="1"/>
          <w:rtl w:val="0"/>
        </w:rPr>
        <w:t xml:space="preserve">2025 — Zákon 175/2025 Sb. o podpoře bydlení</w:t>
      </w:r>
      <w:r w:rsidDel="00000000" w:rsidR="00000000" w:rsidRPr="00000000">
        <w:rPr>
          <w:rtl w:val="0"/>
        </w:rPr>
        <w:t xml:space="preserve"> Nové nástroje: bydlení s garancí, asistence v bydlení. Implementace od roku 2026. </w:t>
      </w:r>
      <w:r w:rsidDel="00000000" w:rsidR="00000000" w:rsidRPr="00000000">
        <w:rPr>
          <w:i w:val="1"/>
          <w:iCs w:val="1"/>
          <w:rtl w:val="0"/>
        </w:rPr>
        <w:t xml:space="preserve">Status: Splněno</w:t>
      </w:r>
    </w:p>
    <w:p w:rsidR="00000000" w:rsidDel="00000000" w:rsidP="00000000" w:rsidRDefault="00000000" w:rsidRPr="00000000" w14:paraId="0000008E">
      <w:pPr>
        <w:spacing w:after="240" w:before="240" w:lineRule="auto"/>
        <w:rPr>
          <w:i w:val="1"/>
          <w:iCs w:val="1"/>
        </w:rPr>
      </w:pPr>
      <w:r w:rsidDel="00000000" w:rsidR="00000000" w:rsidRPr="00000000">
        <w:rPr>
          <w:b w:val="1"/>
          <w:bCs w:val="1"/>
          <w:rtl w:val="0"/>
        </w:rPr>
        <w:t xml:space="preserve">Leden–březen 2026 — Analytická fáze projektu Vl:Aštovka</w:t>
      </w:r>
      <w:r w:rsidDel="00000000" w:rsidR="00000000" w:rsidRPr="00000000">
        <w:rPr>
          <w:rtl w:val="0"/>
        </w:rPr>
        <w:t xml:space="preserve"> Zpracování analytické zprávy, kontaktování partnerů na národní i lokální úrovni. </w:t>
      </w:r>
      <w:r w:rsidDel="00000000" w:rsidR="00000000" w:rsidRPr="00000000">
        <w:rPr>
          <w:i w:val="1"/>
          <w:iCs w:val="1"/>
          <w:rtl w:val="0"/>
        </w:rPr>
        <w:t xml:space="preserve">Status: Právě probíhá</w:t>
      </w:r>
    </w:p>
    <w:p w:rsidR="00000000" w:rsidDel="00000000" w:rsidP="00000000" w:rsidRDefault="00000000" w:rsidRPr="00000000" w14:paraId="0000008F">
      <w:pPr>
        <w:spacing w:after="240" w:before="240" w:lineRule="auto"/>
        <w:rPr>
          <w:i w:val="1"/>
          <w:iCs w:val="1"/>
        </w:rPr>
      </w:pPr>
      <w:r w:rsidDel="00000000" w:rsidR="00000000" w:rsidRPr="00000000">
        <w:rPr>
          <w:b w:val="1"/>
          <w:bCs w:val="1"/>
          <w:rtl w:val="0"/>
        </w:rPr>
        <w:t xml:space="preserve">Duben 2026 — Workshop a odevzdání analytické zprávy</w:t>
      </w:r>
      <w:r w:rsidDel="00000000" w:rsidR="00000000" w:rsidRPr="00000000">
        <w:rPr>
          <w:rtl w:val="0"/>
        </w:rPr>
        <w:t xml:space="preserve"> Společný workshop s MPSV, ASZ, NNO a MěÚ Aš k dosavadním zjištěním. </w:t>
      </w:r>
      <w:r w:rsidDel="00000000" w:rsidR="00000000" w:rsidRPr="00000000">
        <w:rPr>
          <w:i w:val="1"/>
          <w:iCs w:val="1"/>
          <w:rtl w:val="0"/>
        </w:rPr>
        <w:t xml:space="preserve">Status: Plánováno</w:t>
      </w:r>
    </w:p>
    <w:p w:rsidR="00000000" w:rsidDel="00000000" w:rsidP="00000000" w:rsidRDefault="00000000" w:rsidRPr="00000000" w14:paraId="00000090">
      <w:pPr>
        <w:spacing w:after="240" w:before="240" w:lineRule="auto"/>
        <w:rPr>
          <w:i w:val="1"/>
          <w:iCs w:val="1"/>
        </w:rPr>
      </w:pPr>
      <w:r w:rsidDel="00000000" w:rsidR="00000000" w:rsidRPr="00000000">
        <w:rPr>
          <w:b w:val="1"/>
          <w:bCs w:val="1"/>
          <w:rtl w:val="0"/>
        </w:rPr>
        <w:t xml:space="preserve">Červen 2026 — Návrh metodiky RS v sociální oblasti</w:t>
      </w:r>
      <w:r w:rsidDel="00000000" w:rsidR="00000000" w:rsidRPr="00000000">
        <w:rPr>
          <w:rtl w:val="0"/>
        </w:rPr>
        <w:t xml:space="preserve"> Hotový návrh metodiky, návrh modelu RS, ověření reálnosti s partnery. </w:t>
      </w:r>
      <w:r w:rsidDel="00000000" w:rsidR="00000000" w:rsidRPr="00000000">
        <w:rPr>
          <w:i w:val="1"/>
          <w:iCs w:val="1"/>
          <w:rtl w:val="0"/>
        </w:rPr>
        <w:t xml:space="preserve">Status: Plánováno</w:t>
      </w:r>
    </w:p>
    <w:p w:rsidR="00000000" w:rsidDel="00000000" w:rsidP="00000000" w:rsidRDefault="00000000" w:rsidRPr="00000000" w14:paraId="00000091">
      <w:pPr>
        <w:spacing w:after="240" w:before="240" w:lineRule="auto"/>
        <w:rPr>
          <w:i w:val="1"/>
          <w:iCs w:val="1"/>
        </w:rPr>
      </w:pPr>
      <w:r w:rsidDel="00000000" w:rsidR="00000000" w:rsidRPr="00000000">
        <w:rPr>
          <w:b w:val="1"/>
          <w:bCs w:val="1"/>
          <w:rtl w:val="0"/>
        </w:rPr>
        <w:t xml:space="preserve">2. srpna 2026 — Termín EU pro AI sandbox</w:t>
      </w:r>
      <w:r w:rsidDel="00000000" w:rsidR="00000000" w:rsidRPr="00000000">
        <w:rPr>
          <w:rtl w:val="0"/>
        </w:rPr>
        <w:t xml:space="preserve"> Každý členský stát musí mít alespoň jeden národní regulatorní sandbox pro umělou inteligenci (dle AI Act, článek 57). </w:t>
      </w:r>
      <w:r w:rsidDel="00000000" w:rsidR="00000000" w:rsidRPr="00000000">
        <w:rPr>
          <w:i w:val="1"/>
          <w:iCs w:val="1"/>
          <w:rtl w:val="0"/>
        </w:rPr>
        <w:t xml:space="preserve">Status: Termín EU</w:t>
      </w:r>
    </w:p>
    <w:p w:rsidR="00000000" w:rsidDel="00000000" w:rsidP="00000000" w:rsidRDefault="00000000" w:rsidRPr="00000000" w14:paraId="00000092">
      <w:pPr>
        <w:spacing w:after="240" w:before="240" w:lineRule="auto"/>
        <w:rPr>
          <w:i w:val="1"/>
          <w:iCs w:val="1"/>
        </w:rPr>
      </w:pPr>
      <w:r w:rsidDel="00000000" w:rsidR="00000000" w:rsidRPr="00000000">
        <w:rPr>
          <w:b w:val="1"/>
          <w:bCs w:val="1"/>
          <w:rtl w:val="0"/>
        </w:rPr>
        <w:t xml:space="preserve">Prosinec 2026 — Modelové zkoušení na Ašsku</w:t>
      </w:r>
      <w:r w:rsidDel="00000000" w:rsidR="00000000" w:rsidRPr="00000000">
        <w:rPr>
          <w:rtl w:val="0"/>
        </w:rPr>
        <w:t xml:space="preserve"> Ověřování modelových návrhů „hrou" — na úrovni ministerstev i na Ašsku. </w:t>
      </w:r>
      <w:r w:rsidDel="00000000" w:rsidR="00000000" w:rsidRPr="00000000">
        <w:rPr>
          <w:i w:val="1"/>
          <w:iCs w:val="1"/>
          <w:rtl w:val="0"/>
        </w:rPr>
        <w:t xml:space="preserve">Status: Plánováno</w:t>
      </w:r>
    </w:p>
    <w:p w:rsidR="00000000" w:rsidDel="00000000" w:rsidP="00000000" w:rsidRDefault="00000000" w:rsidRPr="00000000" w14:paraId="00000093">
      <w:pPr>
        <w:spacing w:after="240" w:before="240" w:lineRule="auto"/>
        <w:rPr>
          <w:i w:val="1"/>
          <w:iCs w:val="1"/>
        </w:rPr>
      </w:pPr>
      <w:r w:rsidDel="00000000" w:rsidR="00000000" w:rsidRPr="00000000">
        <w:rPr>
          <w:b w:val="1"/>
          <w:bCs w:val="1"/>
          <w:rtl w:val="0"/>
        </w:rPr>
        <w:t xml:space="preserve">2026–2027 — DEPO II</w:t>
      </w:r>
      <w:r w:rsidDel="00000000" w:rsidR="00000000" w:rsidRPr="00000000">
        <w:rPr>
          <w:rtl w:val="0"/>
        </w:rPr>
        <w:t xml:space="preserve"> Projednání novelizace více než 70 složkových zákonů tak, aby umožnily realizaci sandboxů. </w:t>
      </w:r>
      <w:r w:rsidDel="00000000" w:rsidR="00000000" w:rsidRPr="00000000">
        <w:rPr>
          <w:i w:val="1"/>
          <w:iCs w:val="1"/>
          <w:rtl w:val="0"/>
        </w:rPr>
        <w:t xml:space="preserve">Status: V přípravě</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Q1 2027 — Závěrečná metodika a doporučení</w:t>
      </w:r>
      <w:r w:rsidDel="00000000" w:rsidR="00000000" w:rsidRPr="00000000">
        <w:rPr>
          <w:rtl w:val="0"/>
        </w:rPr>
        <w:t xml:space="preserve"> Zpracování poznatků z projektu do doporučení pro MPSV a pro Ašsko. </w:t>
      </w:r>
      <w:r w:rsidDel="00000000" w:rsidR="00000000" w:rsidRPr="00000000">
        <w:rPr>
          <w:i w:val="1"/>
          <w:iCs w:val="1"/>
          <w:rtl w:val="0"/>
        </w:rPr>
        <w:t xml:space="preserve">Status: Plánováno</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ned45ftxt8xa" w:id="42"/>
      <w:bookmarkEnd w:id="42"/>
      <w:r w:rsidDel="00000000" w:rsidR="00000000" w:rsidRPr="00000000">
        <w:rPr>
          <w:b w:val="1"/>
          <w:bCs w:val="1"/>
          <w:sz w:val="34"/>
          <w:szCs w:val="34"/>
          <w:rtl w:val="0"/>
        </w:rPr>
        <w:t xml:space="preserve">7. PARTNEŘI</w:t>
      </w:r>
    </w:p>
    <w:p w:rsidR="00000000" w:rsidDel="00000000" w:rsidP="00000000" w:rsidRDefault="00000000" w:rsidRPr="00000000" w14:paraId="00000096">
      <w:pPr>
        <w:pStyle w:val="Heading3"/>
        <w:keepNext w:val="0"/>
        <w:keepLines w:val="0"/>
        <w:spacing w:before="280" w:lineRule="auto"/>
        <w:rPr>
          <w:b w:val="1"/>
          <w:bCs w:val="1"/>
          <w:color w:val="1f1f1f"/>
          <w:sz w:val="26"/>
          <w:szCs w:val="26"/>
        </w:rPr>
      </w:pPr>
      <w:bookmarkStart w:colFirst="0" w:colLast="0" w:name="_bndsyrdbw9dg" w:id="43"/>
      <w:bookmarkEnd w:id="43"/>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97">
      <w:pPr>
        <w:spacing w:after="240" w:before="240" w:lineRule="auto"/>
        <w:rPr/>
      </w:pPr>
      <w:r w:rsidDel="00000000" w:rsidR="00000000" w:rsidRPr="00000000">
        <w:rPr>
          <w:rtl w:val="0"/>
        </w:rPr>
        <w:t xml:space="preserve">Spolupracující instituce</w:t>
      </w:r>
    </w:p>
    <w:p w:rsidR="00000000" w:rsidDel="00000000" w:rsidP="00000000" w:rsidRDefault="00000000" w:rsidRPr="00000000" w14:paraId="00000098">
      <w:pPr>
        <w:pStyle w:val="Heading3"/>
        <w:keepNext w:val="0"/>
        <w:keepLines w:val="0"/>
        <w:spacing w:before="280" w:lineRule="auto"/>
        <w:rPr>
          <w:b w:val="1"/>
          <w:bCs w:val="1"/>
          <w:color w:val="1f1f1f"/>
          <w:sz w:val="26"/>
          <w:szCs w:val="26"/>
        </w:rPr>
      </w:pPr>
      <w:bookmarkStart w:colFirst="0" w:colLast="0" w:name="_ygkp3vnqdhqz" w:id="44"/>
      <w:bookmarkEnd w:id="44"/>
      <w:r w:rsidDel="00000000" w:rsidR="00000000" w:rsidRPr="00000000">
        <w:rPr>
          <w:b w:val="1"/>
          <w:bCs w:val="1"/>
          <w:color w:val="1f1f1f"/>
          <w:sz w:val="26"/>
          <w:szCs w:val="26"/>
          <w:rtl w:val="0"/>
        </w:rPr>
        <w:t xml:space="preserve">Úvodní text</w:t>
      </w:r>
    </w:p>
    <w:p w:rsidR="00000000" w:rsidDel="00000000" w:rsidP="00000000" w:rsidRDefault="00000000" w:rsidRPr="00000000" w14:paraId="00000099">
      <w:pPr>
        <w:spacing w:after="240" w:before="240" w:lineRule="auto"/>
        <w:rPr/>
      </w:pPr>
      <w:r w:rsidDel="00000000" w:rsidR="00000000" w:rsidRPr="00000000">
        <w:rPr>
          <w:rtl w:val="0"/>
        </w:rPr>
        <w:t xml:space="preserve">Regulační pískoviště fungují jen tehdy, když spolupracují regulátoři, inovační aktéři, výzkumníci a místní komunity. Budujeme síť partnerů pro systematický rozvoj pískovišť v ČR.</w:t>
      </w:r>
    </w:p>
    <w:p w:rsidR="00000000" w:rsidDel="00000000" w:rsidP="00000000" w:rsidRDefault="00000000" w:rsidRPr="00000000" w14:paraId="0000009A">
      <w:pPr>
        <w:spacing w:after="240" w:before="240" w:lineRule="auto"/>
        <w:rPr>
          <w:i w:val="1"/>
          <w:iCs w:val="1"/>
        </w:rPr>
      </w:pPr>
      <w:r w:rsidDel="00000000" w:rsidR="00000000" w:rsidRPr="00000000">
        <w:rPr>
          <w:b w:val="1"/>
          <w:bCs w:val="1"/>
          <w:rtl w:val="0"/>
        </w:rPr>
        <w:t xml:space="preserve">MPSV — Ministerstvo práce a sociálních věcí</w:t>
      </w:r>
      <w:r w:rsidDel="00000000" w:rsidR="00000000" w:rsidRPr="00000000">
        <w:rPr>
          <w:rtl w:val="0"/>
        </w:rPr>
        <w:t xml:space="preserve"> Klíčový partner pro sociální oblast. Spolupráce na metodice RS, propojení s projekty sociálních inovací OPZ+, podpora legislativních změn v zákonech v gesci MPSV (zákon o sociálních službách, o státní sociální podpoře, o podpoře bydlení, o sociálně právní ochraně dětí a další). </w:t>
      </w:r>
      <w:r w:rsidDel="00000000" w:rsidR="00000000" w:rsidRPr="00000000">
        <w:rPr>
          <w:i w:val="1"/>
          <w:iCs w:val="1"/>
          <w:rtl w:val="0"/>
        </w:rPr>
        <w:t xml:space="preserve">Status: Jednáme o spolupráci</w:t>
      </w:r>
    </w:p>
    <w:p w:rsidR="00000000" w:rsidDel="00000000" w:rsidP="00000000" w:rsidRDefault="00000000" w:rsidRPr="00000000" w14:paraId="0000009B">
      <w:pPr>
        <w:spacing w:after="240" w:before="240" w:lineRule="auto"/>
        <w:rPr>
          <w:i w:val="1"/>
          <w:iCs w:val="1"/>
        </w:rPr>
      </w:pPr>
      <w:r w:rsidDel="00000000" w:rsidR="00000000" w:rsidRPr="00000000">
        <w:rPr>
          <w:b w:val="1"/>
          <w:bCs w:val="1"/>
          <w:rtl w:val="0"/>
        </w:rPr>
        <w:t xml:space="preserve">MPO — Ministerstvo průmyslu a obchodu</w:t>
      </w:r>
      <w:r w:rsidDel="00000000" w:rsidR="00000000" w:rsidRPr="00000000">
        <w:rPr>
          <w:rtl w:val="0"/>
        </w:rPr>
        <w:t xml:space="preserve"> Gestor DEPO II — novelizace složkových zákonů umožňujících realizaci RS. Téma RS v MPO spadá pod agendu digitalizace a podpory inovací. </w:t>
      </w:r>
      <w:r w:rsidDel="00000000" w:rsidR="00000000" w:rsidRPr="00000000">
        <w:rPr>
          <w:i w:val="1"/>
          <w:iCs w:val="1"/>
          <w:rtl w:val="0"/>
        </w:rPr>
        <w:t xml:space="preserve">Status: Aktivní spolupráce</w:t>
      </w:r>
    </w:p>
    <w:p w:rsidR="00000000" w:rsidDel="00000000" w:rsidP="00000000" w:rsidRDefault="00000000" w:rsidRPr="00000000" w14:paraId="0000009C">
      <w:pPr>
        <w:spacing w:after="240" w:before="240" w:lineRule="auto"/>
        <w:rPr>
          <w:i w:val="1"/>
          <w:iCs w:val="1"/>
        </w:rPr>
      </w:pPr>
      <w:r w:rsidDel="00000000" w:rsidR="00000000" w:rsidRPr="00000000">
        <w:rPr>
          <w:b w:val="1"/>
          <w:bCs w:val="1"/>
          <w:rtl w:val="0"/>
        </w:rPr>
        <w:t xml:space="preserve">TAČR — Technologická agentura ČR</w:t>
      </w:r>
      <w:r w:rsidDel="00000000" w:rsidR="00000000" w:rsidRPr="00000000">
        <w:rPr>
          <w:rtl w:val="0"/>
        </w:rPr>
        <w:t xml:space="preserve"> S novým zákonem 328/2025 Sb. získává kompetence v oblasti RS. Klíčová instituce pro programovou a finanční podporu. Programy SIGMA a BETA 3 jako potenciální zdroj financování dalšího výzkumu. </w:t>
      </w:r>
      <w:r w:rsidDel="00000000" w:rsidR="00000000" w:rsidRPr="00000000">
        <w:rPr>
          <w:i w:val="1"/>
          <w:iCs w:val="1"/>
          <w:rtl w:val="0"/>
        </w:rPr>
        <w:t xml:space="preserve">Status: Aktivní spolupráce</w:t>
      </w:r>
    </w:p>
    <w:p w:rsidR="00000000" w:rsidDel="00000000" w:rsidP="00000000" w:rsidRDefault="00000000" w:rsidRPr="00000000" w14:paraId="0000009D">
      <w:pPr>
        <w:spacing w:after="240" w:before="240" w:lineRule="auto"/>
        <w:rPr>
          <w:i w:val="1"/>
          <w:iCs w:val="1"/>
        </w:rPr>
      </w:pPr>
      <w:r w:rsidDel="00000000" w:rsidR="00000000" w:rsidRPr="00000000">
        <w:rPr>
          <w:b w:val="1"/>
          <w:bCs w:val="1"/>
          <w:rtl w:val="0"/>
        </w:rPr>
        <w:t xml:space="preserve">ASZ — Agentura pro sociální začleňování</w:t>
      </w:r>
      <w:r w:rsidDel="00000000" w:rsidR="00000000" w:rsidRPr="00000000">
        <w:rPr>
          <w:rtl w:val="0"/>
        </w:rPr>
        <w:t xml:space="preserve"> Partner pro spolupráci na Ašsku. Společné hledání vhodného řešení pro pilotní sandbox, propojení se stakeholdery v regionu, analytická data o sociálním vyloučení. </w:t>
      </w:r>
      <w:r w:rsidDel="00000000" w:rsidR="00000000" w:rsidRPr="00000000">
        <w:rPr>
          <w:i w:val="1"/>
          <w:iCs w:val="1"/>
          <w:rtl w:val="0"/>
        </w:rPr>
        <w:t xml:space="preserve">Status: Potvrzeno</w:t>
      </w:r>
    </w:p>
    <w:p w:rsidR="00000000" w:rsidDel="00000000" w:rsidP="00000000" w:rsidRDefault="00000000" w:rsidRPr="00000000" w14:paraId="0000009E">
      <w:pPr>
        <w:spacing w:after="240" w:before="240" w:lineRule="auto"/>
        <w:rPr>
          <w:i w:val="1"/>
          <w:iCs w:val="1"/>
        </w:rPr>
      </w:pPr>
      <w:r w:rsidDel="00000000" w:rsidR="00000000" w:rsidRPr="00000000">
        <w:rPr>
          <w:b w:val="1"/>
          <w:bCs w:val="1"/>
          <w:rtl w:val="0"/>
        </w:rPr>
        <w:t xml:space="preserve">Město Aš a lokální aktéři</w:t>
      </w:r>
      <w:r w:rsidDel="00000000" w:rsidR="00000000" w:rsidRPr="00000000">
        <w:rPr>
          <w:rtl w:val="0"/>
        </w:rPr>
        <w:t xml:space="preserve"> Pilotní území pro projekt Vl:Aštovka. Město aktivně řeší iniciativu Lex Aš. Zapojeny: RUBIKON Centrum (oddlužení), MAS 21, Sdružení Ašsko, další NNO v regionu. </w:t>
      </w:r>
      <w:r w:rsidDel="00000000" w:rsidR="00000000" w:rsidRPr="00000000">
        <w:rPr>
          <w:i w:val="1"/>
          <w:iCs w:val="1"/>
          <w:rtl w:val="0"/>
        </w:rPr>
        <w:t xml:space="preserve">Status: Potvrzeno</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MŽP — Ministerstvo životního prostředí</w:t>
      </w:r>
      <w:r w:rsidDel="00000000" w:rsidR="00000000" w:rsidRPr="00000000">
        <w:rPr>
          <w:rtl w:val="0"/>
        </w:rPr>
        <w:t xml:space="preserve"> Potenciální partner pro sandboxy v oblasti energetické chudoby, cirkulární ekonomiky a udržitelného rozvoje periferních regionů. </w:t>
      </w:r>
      <w:r w:rsidDel="00000000" w:rsidR="00000000" w:rsidRPr="00000000">
        <w:rPr>
          <w:i w:val="1"/>
          <w:iCs w:val="1"/>
          <w:rtl w:val="0"/>
        </w:rPr>
        <w:t xml:space="preserve">Status: Plánováno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k3vi8idf06ez" w:id="45"/>
      <w:bookmarkEnd w:id="45"/>
      <w:r w:rsidDel="00000000" w:rsidR="00000000" w:rsidRPr="00000000">
        <w:rPr>
          <w:b w:val="1"/>
          <w:bCs w:val="1"/>
          <w:sz w:val="34"/>
          <w:szCs w:val="34"/>
          <w:rtl w:val="0"/>
        </w:rPr>
        <w:t xml:space="preserve">8. KONTAKT</w:t>
      </w:r>
    </w:p>
    <w:p w:rsidR="00000000" w:rsidDel="00000000" w:rsidP="00000000" w:rsidRDefault="00000000" w:rsidRPr="00000000" w14:paraId="000000A2">
      <w:pPr>
        <w:pStyle w:val="Heading3"/>
        <w:keepNext w:val="0"/>
        <w:keepLines w:val="0"/>
        <w:spacing w:before="280" w:lineRule="auto"/>
        <w:rPr>
          <w:b w:val="1"/>
          <w:bCs w:val="1"/>
          <w:color w:val="1f1f1f"/>
          <w:sz w:val="26"/>
          <w:szCs w:val="26"/>
        </w:rPr>
      </w:pPr>
      <w:bookmarkStart w:colFirst="0" w:colLast="0" w:name="_ttfn7ju0pps6" w:id="46"/>
      <w:bookmarkEnd w:id="46"/>
      <w:r w:rsidDel="00000000" w:rsidR="00000000" w:rsidRPr="00000000">
        <w:rPr>
          <w:b w:val="1"/>
          <w:bCs w:val="1"/>
          <w:color w:val="1f1f1f"/>
          <w:sz w:val="26"/>
          <w:szCs w:val="26"/>
          <w:rtl w:val="0"/>
        </w:rPr>
        <w:t xml:space="preserve">Nadpis sekce</w:t>
      </w:r>
    </w:p>
    <w:p w:rsidR="00000000" w:rsidDel="00000000" w:rsidP="00000000" w:rsidRDefault="00000000" w:rsidRPr="00000000" w14:paraId="000000A3">
      <w:pPr>
        <w:spacing w:after="240" w:before="240" w:lineRule="auto"/>
        <w:rPr/>
      </w:pPr>
      <w:r w:rsidDel="00000000" w:rsidR="00000000" w:rsidRPr="00000000">
        <w:rPr>
          <w:rtl w:val="0"/>
        </w:rPr>
        <w:t xml:space="preserve">Pošlete nám svůj podnět</w:t>
      </w:r>
    </w:p>
    <w:p w:rsidR="00000000" w:rsidDel="00000000" w:rsidP="00000000" w:rsidRDefault="00000000" w:rsidRPr="00000000" w14:paraId="000000A4">
      <w:pPr>
        <w:pStyle w:val="Heading3"/>
        <w:keepNext w:val="0"/>
        <w:keepLines w:val="0"/>
        <w:spacing w:before="280" w:lineRule="auto"/>
        <w:rPr>
          <w:b w:val="1"/>
          <w:bCs w:val="1"/>
          <w:color w:val="1f1f1f"/>
          <w:sz w:val="26"/>
          <w:szCs w:val="26"/>
        </w:rPr>
      </w:pPr>
      <w:bookmarkStart w:colFirst="0" w:colLast="0" w:name="_x2zktnrz4jcs" w:id="47"/>
      <w:bookmarkEnd w:id="47"/>
      <w:r w:rsidDel="00000000" w:rsidR="00000000" w:rsidRPr="00000000">
        <w:rPr>
          <w:b w:val="1"/>
          <w:bCs w:val="1"/>
          <w:color w:val="1f1f1f"/>
          <w:sz w:val="26"/>
          <w:szCs w:val="26"/>
          <w:rtl w:val="0"/>
        </w:rPr>
        <w:t xml:space="preserve">Text</w:t>
      </w:r>
    </w:p>
    <w:p w:rsidR="00000000" w:rsidDel="00000000" w:rsidP="00000000" w:rsidRDefault="00000000" w:rsidRPr="00000000" w14:paraId="000000A5">
      <w:pPr>
        <w:spacing w:after="240" w:before="240" w:lineRule="auto"/>
        <w:rPr/>
      </w:pPr>
      <w:r w:rsidDel="00000000" w:rsidR="00000000" w:rsidRPr="00000000">
        <w:rPr>
          <w:rtl w:val="0"/>
        </w:rPr>
        <w:t xml:space="preserve">Máte nápad na využití regulačního pískoviště? Chcete se zapojit? Máte zkušenost ze zahraničí? Každý podnět pečlivě vyhodnotíme.</w:t>
      </w:r>
    </w:p>
    <w:p w:rsidR="00000000" w:rsidDel="00000000" w:rsidP="00000000" w:rsidRDefault="00000000" w:rsidRPr="00000000" w14:paraId="000000A6">
      <w:pPr>
        <w:pStyle w:val="Heading3"/>
        <w:keepNext w:val="0"/>
        <w:keepLines w:val="0"/>
        <w:spacing w:before="280" w:lineRule="auto"/>
        <w:rPr>
          <w:b w:val="1"/>
          <w:bCs w:val="1"/>
          <w:color w:val="1f1f1f"/>
          <w:sz w:val="26"/>
          <w:szCs w:val="26"/>
        </w:rPr>
      </w:pPr>
      <w:bookmarkStart w:colFirst="0" w:colLast="0" w:name="_o1pug9r04392" w:id="48"/>
      <w:bookmarkEnd w:id="48"/>
      <w:r w:rsidDel="00000000" w:rsidR="00000000" w:rsidRPr="00000000">
        <w:rPr>
          <w:b w:val="1"/>
          <w:bCs w:val="1"/>
          <w:color w:val="1f1f1f"/>
          <w:sz w:val="26"/>
          <w:szCs w:val="26"/>
          <w:rtl w:val="0"/>
        </w:rPr>
        <w:t xml:space="preserve">Kategorie podnětu:</w:t>
      </w:r>
    </w:p>
    <w:p w:rsidR="00000000" w:rsidDel="00000000" w:rsidP="00000000" w:rsidRDefault="00000000" w:rsidRPr="00000000" w14:paraId="000000A7">
      <w:pPr>
        <w:numPr>
          <w:ilvl w:val="0"/>
          <w:numId w:val="2"/>
        </w:numPr>
        <w:spacing w:after="0" w:afterAutospacing="0" w:before="240" w:lineRule="auto"/>
        <w:ind w:left="720" w:hanging="360"/>
      </w:pPr>
      <w:r w:rsidDel="00000000" w:rsidR="00000000" w:rsidRPr="00000000">
        <w:rPr>
          <w:b w:val="1"/>
          <w:bCs w:val="1"/>
          <w:rtl w:val="0"/>
        </w:rPr>
        <w:t xml:space="preserve">Nápad / Námět</w:t>
      </w:r>
      <w:r w:rsidDel="00000000" w:rsidR="00000000" w:rsidRPr="00000000">
        <w:rPr>
          <w:rtl w:val="0"/>
        </w:rPr>
        <w:t xml:space="preserve"> — obecná myšlenka nebo pozorování, které by mohlo vést k pískovišti</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Iniciace</w:t>
      </w:r>
      <w:r w:rsidDel="00000000" w:rsidR="00000000" w:rsidRPr="00000000">
        <w:rPr>
          <w:rtl w:val="0"/>
        </w:rPr>
        <w:t xml:space="preserve"> — konkrétní podnět k vytvoření regulačního pískoviště v určité oblasti</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b w:val="1"/>
          <w:bCs w:val="1"/>
          <w:rtl w:val="0"/>
        </w:rPr>
        <w:t xml:space="preserve">Realizace</w:t>
      </w:r>
      <w:r w:rsidDel="00000000" w:rsidR="00000000" w:rsidRPr="00000000">
        <w:rPr>
          <w:rtl w:val="0"/>
        </w:rPr>
        <w:t xml:space="preserve"> — nabídka spolupráce na realizaci, pilotním ověření nebo výzkumu</w:t>
      </w:r>
    </w:p>
    <w:p w:rsidR="00000000" w:rsidDel="00000000" w:rsidP="00000000" w:rsidRDefault="00000000" w:rsidRPr="00000000" w14:paraId="000000AA">
      <w:pPr>
        <w:pStyle w:val="Heading3"/>
        <w:keepNext w:val="0"/>
        <w:keepLines w:val="0"/>
        <w:spacing w:before="280" w:lineRule="auto"/>
        <w:rPr>
          <w:b w:val="1"/>
          <w:bCs w:val="1"/>
          <w:color w:val="1f1f1f"/>
          <w:sz w:val="26"/>
          <w:szCs w:val="26"/>
        </w:rPr>
      </w:pPr>
      <w:bookmarkStart w:colFirst="0" w:colLast="0" w:name="_gixye416frm5" w:id="49"/>
      <w:bookmarkEnd w:id="49"/>
      <w:r w:rsidDel="00000000" w:rsidR="00000000" w:rsidRPr="00000000">
        <w:rPr>
          <w:b w:val="1"/>
          <w:bCs w:val="1"/>
          <w:color w:val="1f1f1f"/>
          <w:sz w:val="26"/>
          <w:szCs w:val="26"/>
          <w:rtl w:val="0"/>
        </w:rPr>
        <w:t xml:space="preserve">Kontakty:</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i w:val="1"/>
          <w:iCs w:val="1"/>
          <w:rtl w:val="0"/>
        </w:rPr>
        <w:t xml:space="preserve">[Rut Bízková — kontakt k doplnění]</w:t>
      </w:r>
      <w:r w:rsidDel="00000000" w:rsidR="00000000" w:rsidRPr="00000000">
        <w:rPr>
          <w:rtl w:val="0"/>
        </w:rPr>
        <w:t xml:space="preserve"> </w:t>
      </w:r>
    </w:p>
    <w:p w:rsidR="00000000" w:rsidDel="00000000" w:rsidP="00000000" w:rsidRDefault="00000000" w:rsidRPr="00000000" w14:paraId="000000AC">
      <w:pPr>
        <w:spacing w:after="240" w:before="240" w:lineRule="auto"/>
        <w:rPr/>
      </w:pPr>
      <w:r w:rsidDel="00000000" w:rsidR="00000000" w:rsidRPr="00000000">
        <w:rPr>
          <w:i w:val="1"/>
          <w:iCs w:val="1"/>
          <w:rtl w:val="0"/>
        </w:rPr>
        <w:t xml:space="preserve">[Jan Havránek — havranek@AQE.cz]</w:t>
      </w:r>
      <w:r w:rsidDel="00000000" w:rsidR="00000000" w:rsidRPr="00000000">
        <w:rPr>
          <w:rtl w:val="0"/>
        </w:rPr>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[Jan Pavelka — pavelka@AQE.cz]</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spacing w:after="240" w:before="240" w:lineRule="auto"/>
        <w:rPr>
          <w:b w:val="1"/>
          <w:bCs w:val="1"/>
          <w:i w:val="1"/>
          <w:iCs w:val="1"/>
        </w:rPr>
      </w:pPr>
      <w:r w:rsidDel="00000000" w:rsidR="00000000" w:rsidRPr="00000000">
        <w:rPr>
          <w:i w:val="1"/>
          <w:iCs w:val="1"/>
          <w:rtl w:val="0"/>
        </w:rPr>
        <w:t xml:space="preserve">[Daniel Bečvář — becvar@i-lab.cz]</w:t>
      </w:r>
      <w:r w:rsidDel="00000000" w:rsidR="00000000" w:rsidRPr="00000000">
        <w:rPr>
          <w:rtl w:val="0"/>
        </w:rPr>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[Katka Kusáková — kontakt k doplnění]</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[Aneta Šmerdová — kontakt k doplnění]</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áťa Kusáková" w:id="8" w:date="2026-04-07T08:02:04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 zvážení - nebylo by dobré doplnit, že" nemůže testování kohokoliv nebo cokoliv ohrozit"? je to reakce na častou výtku k sandboxům v našem prostředí</w:t>
      </w:r>
    </w:p>
  </w:comment>
  <w:comment w:author="Jan Pavelka" w:id="9" w:date="2026-04-07T08:32:37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souhlasím.</w:t>
      </w:r>
    </w:p>
  </w:comment>
  <w:comment w:author="Daniel Bečvář" w:id="4" w:date="2026-04-07T08:39:03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Nebál bych se tím pochlubit.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Celkem 1 reakce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 Pavelka zareagoval(a) pomocí emodži 👍 v 2026-04-07 09:42 dop.</w:t>
      </w:r>
    </w:p>
  </w:comment>
  <w:comment w:author="Káťa Kusáková" w:id="6" w:date="2026-04-07T07:59:4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ohledem na diskuzi k účastníkům řízení, je bezpečné tam toto uvádět? Někde v historii webu už to zůstane "navždy", tak aby nám to pak nekomplikovalo situaci (i když chápu, že je to jiná kategorie než účastníci řízení). nebo nenapadl by někoho jiný nnázev?</w:t>
      </w:r>
    </w:p>
  </w:comment>
  <w:comment w:author="Jan Pavelka" w:id="7" w:date="2026-04-07T08:32:08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určitě jsem pro, možná to zobecnit na cílová skupina?</w:t>
      </w:r>
    </w:p>
  </w:comment>
  <w:comment w:author="Aneta Šmerdová" w:id="1" w:date="2026-04-07T09:52:11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w:t>
      </w:r>
    </w:p>
  </w:comment>
  <w:comment w:author="Jan Pavelka" w:id="0" w:date="2026-04-10T13:25:50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@obadal@aqe.cz tady ladíme texty....a ještě asi nějakou dobu budeme.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_Přiděleno uživateli obadal@aqe.cz_</w:t>
      </w:r>
    </w:p>
  </w:comment>
  <w:comment w:author="Daniel Bečvář" w:id="5" w:date="2026-04-07T08:43:4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Jestli chceme být akurát, IEA vešel v platnost v roce 2024.</w:t>
      </w:r>
    </w:p>
  </w:comment>
  <w:comment w:author="Daniel Bečvář" w:id="10" w:date="2026-04-07T08:56:1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Respektive probíhá. Ta průběhovost je naznačená v tý časový ose, ale dávalo by smysl to dát třeba i sem.</w:t>
      </w:r>
    </w:p>
  </w:comment>
  <w:comment w:author="Jan Pavelka" w:id="11" w:date="2026-04-07T08:34:12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@becvarda@gmail.com můžeš validovat pls? Případně upravit doplnit?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_Přiděleno uživateli becvarda@gmail.com_</w:t>
      </w:r>
    </w:p>
  </w:comment>
  <w:comment w:author="Daniel Bečvář" w:id="12" w:date="2026-04-07T08:54:54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Zkouknuto a myslím, že dobrý. Přemýšlím, jak bude naloženo s těmi konkrétnějšími příklady (Hamburg, Polsko, Litva). Podle mě by byla škoda je ani nikam nedat.</w:t>
      </w:r>
    </w:p>
  </w:comment>
  <w:comment w:author="Jan Pavelka" w:id="13" w:date="2026-04-07T08:56:0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jasně, klidně doplň pls. Honza toho chce co nejvíce.</w:t>
      </w:r>
    </w:p>
  </w:comment>
  <w:comment w:author="Daniel Bečvář" w:id="2" w:date="2026-04-07T08:41:48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Dosud jsme podle mě pracovali s termínem regulační učení. Ale je zase fakt, že když už to nemáme sjednocené (regulatorní sandbox a regulační pískoviště), tak je to možná jedno. Spíš bych to potřeboval pros sebe.</w:t>
      </w:r>
    </w:p>
  </w:comment>
  <w:comment w:author="Jan Pavelka" w:id="3" w:date="2026-04-07T09:43:1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@rut.bizkova@gmail.com co ty na to?</w:t>
      </w:r>
    </w:p>
  </w:comment>
  <w:comment w:author="Daniel Bečvář" w:id="14" w:date="2026-04-07T09:03:5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doplnit to, co již na webu je.</w:t>
      </w:r>
    </w:p>
  </w:comment>
  <w:comment w:author="Daniel Bečvář" w:id="15" w:date="2026-04-07T09:05:47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Platí pro tuto, piaskownice i Bank of Lithuania.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color w:val="1f1f1f"/>
        <w:highlight w:val="white"/>
        <w:lang w:val="cs"/>
      </w:rPr>
    </w:rPrDefault>
    <w:pPrDefault>
      <w:pPr>
        <w:spacing w:after="200" w:before="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shd w:fill="auto"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intechsandbox.c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